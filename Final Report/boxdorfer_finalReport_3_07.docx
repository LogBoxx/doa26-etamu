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120367">
          <w:headerReference w:type="default" r:id="rId8"/>
          <w:footerReference w:type="default" r:id="rId9"/>
          <w:headerReference w:type="first" r:id="rId10"/>
          <w:footerReference w:type="first" r:id="rId11"/>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70DB8888" w:rsidR="002600C7" w:rsidRDefault="009303D9" w:rsidP="00E80210">
      <w:pPr>
        <w:pStyle w:val="Abstract"/>
      </w:pPr>
      <w:r w:rsidRPr="009C259A">
        <w:rPr>
          <w:i/>
          <w:iCs/>
        </w:rPr>
        <w:t>Abstract</w:t>
      </w:r>
      <w:r w:rsidRPr="009C259A">
        <w:t>—</w:t>
      </w:r>
      <w:r w:rsidR="006662E7" w:rsidRPr="006662E7">
        <w:t xml:space="preserve"> </w:t>
      </w:r>
      <w:r w:rsidR="00FE1EA0" w:rsidRPr="00FE1EA0">
        <w:t xml:space="preserve">Direction-of-Arrival (DoA) estimation is a key component of RF localization systems; however, performance is highly dependent on array geometry, environmental conditions, and algorithm selection. This research presents a hybrid antenna array system designed to estimate the azimuth, elevation, and range of a moving RF source using subspace-based DoA techniques. The system combines a vertical uniform linear array with either a circular or horizontal linear array configuration and processes received signals using the MUSIC and ESPRIT algorithms. These algorithms are implemented on the FMComms5/Zynq software-defined radio (SDR) platform. System performance was evaluated through Monte Carlo simulations as well as experimental testing with both static and moving RF sources. Results demonstrate that array geometry significantly influences estimation accuracy and snapshot requirements, while both algorithms provide stable DoA estimates under realistic indoor conditions. These findings highlight the practical advantages and limitations of hybrid antenna array configurations for real-time RF localization. </w:t>
      </w:r>
    </w:p>
    <w:p w14:paraId="76F253CB" w14:textId="74120698"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Root Mean Squared Error (R</w:t>
      </w:r>
      <w:r w:rsidR="00120367">
        <w:t>MS</w:t>
      </w:r>
      <w:r w:rsidR="00403685">
        <w:t>E)</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w:t>
      </w:r>
      <w:r w:rsidRPr="00E86C3F">
        <w:rPr>
          <w:i w:val="0"/>
          <w:iCs w:val="0"/>
        </w:rPr>
        <w:t xml:space="preserve">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lastRenderedPageBreak/>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the derivations of the MUSIC and ESPRIT algorithms are presented, emphasizing their subspace 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6B46B0">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3940D1D8" w14:textId="77777777" w:rsidR="00547447" w:rsidRPr="00547447" w:rsidRDefault="00547447" w:rsidP="00547447">
      <w:pPr>
        <w:rPr>
          <w:sz w:val="8"/>
          <w:szCs w:val="8"/>
        </w:rPr>
      </w:pPr>
    </w:p>
    <w:p w14:paraId="2A12F02A" w14:textId="77777777" w:rsidR="00E96EB4" w:rsidRDefault="004221F6" w:rsidP="00E96EB4">
      <w:pPr>
        <w:keepNext/>
      </w:pPr>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2"/>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5888D9DC" w14:textId="56991771" w:rsidR="004221F6" w:rsidRPr="00E96EB4" w:rsidRDefault="00E96EB4" w:rsidP="00E96EB4">
      <w:pPr>
        <w:pStyle w:val="Caption"/>
        <w:rPr>
          <w:i w:val="0"/>
          <w:iCs w:val="0"/>
          <w:sz w:val="14"/>
          <w:szCs w:val="14"/>
        </w:rPr>
      </w:pPr>
      <w:r w:rsidRPr="00E96EB4">
        <w:rPr>
          <w:i w:val="0"/>
          <w:iCs w:val="0"/>
          <w:sz w:val="14"/>
          <w:szCs w:val="14"/>
        </w:rPr>
        <w:t xml:space="preserve">Fig </w:t>
      </w:r>
      <w:r w:rsidRPr="00E96EB4">
        <w:rPr>
          <w:i w:val="0"/>
          <w:iCs w:val="0"/>
          <w:sz w:val="14"/>
          <w:szCs w:val="14"/>
        </w:rPr>
        <w:fldChar w:fldCharType="begin"/>
      </w:r>
      <w:r w:rsidRPr="00E96EB4">
        <w:rPr>
          <w:i w:val="0"/>
          <w:iCs w:val="0"/>
          <w:sz w:val="14"/>
          <w:szCs w:val="14"/>
        </w:rPr>
        <w:instrText xml:space="preserve"> SEQ Figure \* ARABIC </w:instrText>
      </w:r>
      <w:r w:rsidRPr="00E96EB4">
        <w:rPr>
          <w:i w:val="0"/>
          <w:iCs w:val="0"/>
          <w:sz w:val="14"/>
          <w:szCs w:val="14"/>
        </w:rPr>
        <w:fldChar w:fldCharType="separate"/>
      </w:r>
      <w:r w:rsidR="008D5B36">
        <w:rPr>
          <w:i w:val="0"/>
          <w:iCs w:val="0"/>
          <w:noProof/>
          <w:sz w:val="14"/>
          <w:szCs w:val="14"/>
        </w:rPr>
        <w:t>1</w:t>
      </w:r>
      <w:r w:rsidRPr="00E96EB4">
        <w:rPr>
          <w:i w:val="0"/>
          <w:iCs w:val="0"/>
          <w:sz w:val="14"/>
          <w:szCs w:val="14"/>
        </w:rPr>
        <w:fldChar w:fldCharType="end"/>
      </w:r>
      <w:r w:rsidRPr="00E96EB4">
        <w:rPr>
          <w:i w:val="0"/>
          <w:iCs w:val="0"/>
          <w:sz w:val="14"/>
          <w:szCs w:val="14"/>
        </w:rPr>
        <w:t>. MUSIC DoA Model with Source impinging on UL</w:t>
      </w:r>
      <w:r>
        <w:rPr>
          <w:i w:val="0"/>
          <w:iCs w:val="0"/>
          <w:sz w:val="14"/>
          <w:szCs w:val="14"/>
        </w:rPr>
        <w:t>A</w:t>
      </w:r>
    </w:p>
    <w:p w14:paraId="474C0146" w14:textId="2A4D76D6" w:rsidR="00E62F24" w:rsidRPr="005D5121" w:rsidRDefault="005D5121" w:rsidP="00E96EB4">
      <w:pPr>
        <w:pStyle w:val="Heading3"/>
        <w:numPr>
          <w:ilvl w:val="0"/>
          <w:numId w:val="0"/>
        </w:numPr>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t>
      </w:r>
      <w:r w:rsidR="00E0787A">
        <w:rPr>
          <w:i w:val="0"/>
          <w:iCs w:val="0"/>
        </w:rPr>
        <w:t xml:space="preserve">described </w:t>
      </w:r>
      <w:r w:rsidRPr="005D5121">
        <w:rPr>
          <w:i w:val="0"/>
          <w:iCs w:val="0"/>
        </w:rPr>
        <w:t>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609C3C90" w:rsidR="007441BA" w:rsidRPr="001500CC" w:rsidRDefault="001500CC" w:rsidP="007441BA">
      <w:pPr>
        <w:widowControl w:val="0"/>
        <w:autoSpaceDE w:val="0"/>
        <w:autoSpaceDN w:val="0"/>
        <w:spacing w:line="13.80pt" w:lineRule="auto"/>
        <w:ind w:firstLine="36pt"/>
        <w:rPr>
          <w:rFonts w:ascii="Latin Modern Math" w:eastAsia="Times New Roman" w:hAnsi="Latin Modern Math"/>
          <w:bCs/>
          <w:sz w:val="16"/>
          <w:szCs w:val="16"/>
        </w:rPr>
      </w:pPr>
      <m:oMathPara>
        <m:oMathParaPr>
          <m:jc m:val="left"/>
        </m:oMathParaPr>
        <m:oMath>
          <m:r>
            <w:rPr>
              <w:rFonts w:ascii="Latin Modern Math" w:hAnsi="Latin Modern Math"/>
              <w:sz w:val="16"/>
              <w:szCs w:val="16"/>
            </w:rPr>
            <m:t xml:space="preserve"> </m:t>
          </m:r>
          <m:r>
            <w:rPr>
              <w:rFonts w:ascii="Latin Modern Math" w:hAnsi="Latin Modern Math"/>
              <w:sz w:val="16"/>
              <w:szCs w:val="16"/>
            </w:rPr>
            <m:t xml:space="preserve">Recieved Values       Steering Vector           </m:t>
          </m:r>
          <m:r>
            <w:rPr>
              <w:rFonts w:ascii="Latin Modern Math" w:hAnsi="Latin Modern Math"/>
              <w:sz w:val="16"/>
              <w:szCs w:val="16"/>
            </w:rPr>
            <m:t xml:space="preserve">     </m:t>
          </m:r>
          <m:r>
            <w:rPr>
              <w:rFonts w:ascii="Latin Modern Math" w:hAnsi="Latin Modern Math"/>
              <w:sz w:val="16"/>
              <w:szCs w:val="16"/>
            </w:rPr>
            <m:t xml:space="preserve"> </m:t>
          </m:r>
          <m:r>
            <w:rPr>
              <w:rFonts w:ascii="Latin Modern Math" w:hAnsi="Latin Modern Math"/>
              <w:sz w:val="16"/>
              <w:szCs w:val="16"/>
            </w:rPr>
            <m:t>N</m:t>
          </m:r>
          <m:r>
            <w:rPr>
              <w:rFonts w:ascii="Latin Modern Math" w:hAnsi="Latin Modern Math"/>
              <w:sz w:val="16"/>
              <w:szCs w:val="16"/>
            </w:rPr>
            <m:t>oise Vector</m:t>
          </m:r>
        </m:oMath>
      </m:oMathPara>
    </w:p>
    <w:p w14:paraId="100D56F9" w14:textId="21776ED7" w:rsidR="007441BA" w:rsidRPr="001500CC" w:rsidRDefault="001500CC" w:rsidP="007441BA">
      <w:pPr>
        <w:rPr>
          <w:rFonts w:ascii="Latin Modern Math" w:eastAsiaTheme="minorEastAsia" w:hAnsi="Latin Modern Math"/>
          <w:bCs/>
          <w:sz w:val="16"/>
          <w:szCs w:val="16"/>
        </w:rPr>
      </w:pPr>
      <m:oMathPara>
        <m:oMathParaPr>
          <m:jc m:val="left"/>
        </m:oMathParaPr>
        <m:oMath>
          <m:r>
            <w:rPr>
              <w:rFonts w:ascii="Latin Modern Math" w:eastAsiaTheme="minorEastAsia" w:hAnsi="Latin Modern Math"/>
              <w:sz w:val="16"/>
              <w:szCs w:val="16"/>
            </w:rPr>
            <m:t xml:space="preserve">        </m:t>
          </m:r>
          <m:r>
            <w:rPr>
              <w:rFonts w:ascii="Latin Modern Math" w:eastAsiaTheme="minorEastAsia" w:hAnsi="Latin Modern Math"/>
              <w:sz w:val="16"/>
              <w:szCs w:val="16"/>
            </w:rPr>
            <m:t xml:space="preserve">  </m:t>
          </m:r>
          <m:r>
            <w:rPr>
              <w:rFonts w:ascii="Latin Modern Math" w:eastAsiaTheme="minorEastAsia" w:hAnsi="Latin Modern Math"/>
              <w:sz w:val="16"/>
              <w:szCs w:val="16"/>
            </w:rPr>
            <m:t>Y</m:t>
          </m:r>
          <m:d>
            <m:dPr>
              <m:ctrlPr>
                <w:rPr>
                  <w:rFonts w:ascii="Latin Modern Math" w:eastAsiaTheme="minorEastAsia" w:hAnsi="Latin Modern Math"/>
                  <w:bCs/>
                  <w:i/>
                  <w:sz w:val="16"/>
                  <w:szCs w:val="16"/>
                </w:rPr>
              </m:ctrlPr>
            </m:dPr>
            <m:e>
              <m:r>
                <w:rPr>
                  <w:rFonts w:ascii="Latin Modern Math" w:eastAsiaTheme="minorEastAsia" w:hAnsi="Latin Modern Math"/>
                  <w:sz w:val="16"/>
                  <w:szCs w:val="16"/>
                </w:rPr>
                <m:t>t</m:t>
              </m:r>
            </m:e>
          </m:d>
          <m:r>
            <w:rPr>
              <w:rFonts w:ascii="Latin Modern Math" w:eastAsiaTheme="minorEastAsia" w:hAnsi="Latin Modern Math"/>
              <w:sz w:val="16"/>
              <w:szCs w:val="16"/>
            </w:rPr>
            <m:t xml:space="preserve">  =          A(</m:t>
          </m:r>
          <m:r>
            <m:rPr>
              <m:sty m:val="p"/>
            </m:rPr>
            <w:rPr>
              <w:rFonts w:ascii="Cambria Math" w:eastAsia="Times New Roman" w:hAnsi="Cambria Math" w:cs="Calibri"/>
              <w:sz w:val="16"/>
              <w:szCs w:val="16"/>
            </w:rPr>
            <m:t>Ө</m:t>
          </m:r>
          <m:r>
            <w:rPr>
              <w:rFonts w:ascii="Latin Modern Math" w:eastAsiaTheme="minorEastAsia" w:hAnsi="Latin Modern Math"/>
              <w:sz w:val="16"/>
              <w:szCs w:val="16"/>
            </w:rPr>
            <m:t>)*</m:t>
          </m:r>
          <m:sSub>
            <m:sSubPr>
              <m:ctrlPr>
                <w:rPr>
                  <w:rFonts w:ascii="Latin Modern Math" w:eastAsiaTheme="minorEastAsia" w:hAnsi="Latin Modern Math"/>
                  <w:bCs/>
                  <w:i/>
                  <w:sz w:val="16"/>
                  <w:szCs w:val="16"/>
                </w:rPr>
              </m:ctrlPr>
            </m:sSubPr>
            <m:e>
              <m:r>
                <w:rPr>
                  <w:rFonts w:ascii="Latin Modern Math" w:eastAsiaTheme="minorEastAsia" w:hAnsi="Latin Modern Math"/>
                  <w:sz w:val="16"/>
                  <w:szCs w:val="16"/>
                </w:rPr>
                <m:t>s</m:t>
              </m:r>
            </m:e>
            <m:sub>
              <m:r>
                <w:rPr>
                  <w:rFonts w:ascii="Latin Modern Math" w:eastAsiaTheme="minorEastAsia" w:hAnsi="Latin Modern Math"/>
                  <w:sz w:val="16"/>
                  <w:szCs w:val="16"/>
                </w:rPr>
                <m:t>1</m:t>
              </m:r>
            </m:sub>
          </m:sSub>
          <m:r>
            <w:rPr>
              <w:rFonts w:ascii="Latin Modern Math" w:eastAsiaTheme="minorEastAsia" w:hAnsi="Latin Modern Math"/>
              <w:sz w:val="16"/>
              <w:szCs w:val="16"/>
            </w:rPr>
            <m:t xml:space="preserve">(t)          +      </m:t>
          </m:r>
          <m:r>
            <w:rPr>
              <w:rFonts w:ascii="Latin Modern Math" w:eastAsiaTheme="minorEastAsia" w:hAnsi="Latin Modern Math"/>
              <w:sz w:val="16"/>
              <w:szCs w:val="16"/>
            </w:rPr>
            <m:t xml:space="preserve">    </m:t>
          </m:r>
          <m:r>
            <w:rPr>
              <w:rFonts w:ascii="Latin Modern Math" w:eastAsiaTheme="minorEastAsia" w:hAnsi="Latin Modern Math"/>
              <w:sz w:val="16"/>
              <w:szCs w:val="16"/>
            </w:rPr>
            <m:t xml:space="preserve">  </m:t>
          </m:r>
          <m:r>
            <w:rPr>
              <w:rFonts w:ascii="Latin Modern Math" w:eastAsiaTheme="minorEastAsia" w:hAnsi="Latin Modern Math"/>
              <w:sz w:val="16"/>
              <w:szCs w:val="16"/>
            </w:rPr>
            <m:t xml:space="preserve"> </m:t>
          </m:r>
          <m:r>
            <w:rPr>
              <w:rFonts w:ascii="Latin Modern Math" w:eastAsiaTheme="minorEastAsia" w:hAnsi="Latin Modern Math"/>
              <w:sz w:val="16"/>
              <w:szCs w:val="16"/>
            </w:rPr>
            <m:t>N(t)</m:t>
          </m:r>
        </m:oMath>
      </m:oMathPara>
    </w:p>
    <w:p w14:paraId="0D78F101" w14:textId="642B3BD8" w:rsidR="00A314F9" w:rsidRPr="001500CC" w:rsidRDefault="00000000" w:rsidP="00A314F9">
      <w:pPr>
        <w:rPr>
          <w:rFonts w:ascii="Latin Modern Math" w:eastAsiaTheme="minorEastAsia" w:hAnsi="Latin Modern Math"/>
          <w:bCs/>
          <w:sz w:val="16"/>
          <w:szCs w:val="16"/>
        </w:rPr>
      </w:pPr>
      <m:oMathPara>
        <m:oMath>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y</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r>
                      <w:rPr>
                        <w:rFonts w:ascii="Latin Modern Math" w:hAnsi="Latin Modern Math"/>
                        <w:sz w:val="16"/>
                        <w:szCs w:val="16"/>
                      </w:rPr>
                      <m:t>1</m:t>
                    </m:r>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-j2dksin</m:t>
                        </m:r>
                        <m:r>
                          <w:rPr>
                            <w:rFonts w:ascii="Cambria Math" w:eastAsia="Times New Roman" w:hAnsi="Cambria Math" w:cs="Calibri"/>
                            <w:sz w:val="16"/>
                            <w:szCs w:val="16"/>
                          </w:rPr>
                          <m:t>Ө</m:t>
                        </m:r>
                      </m:sup>
                    </m:sSup>
                  </m:e>
                </m:mr>
                <m:mr>
                  <m:e>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ctrlPr>
                          <w:rPr>
                            <w:rFonts w:ascii="Latin Modern Math" w:hAnsi="Latin Modern Math"/>
                            <w:bCs/>
                            <w:i/>
                            <w:sz w:val="16"/>
                            <w:szCs w:val="16"/>
                          </w:rPr>
                        </m:ctrlPr>
                      </m:e>
                      <m:sup>
                        <m:r>
                          <w:rPr>
                            <w:rFonts w:ascii="Latin Modern Math" w:eastAsia="Times New Roman" w:hAnsi="Latin Modern Math"/>
                            <w:sz w:val="16"/>
                            <w:szCs w:val="16"/>
                          </w:rPr>
                          <m:t>-j3dksin</m:t>
                        </m:r>
                        <m:r>
                          <w:rPr>
                            <w:rFonts w:ascii="Cambria Math" w:eastAsia="Times New Roman" w:hAnsi="Cambria Math" w:cs="Calibri"/>
                            <w:sz w:val="16"/>
                            <w:szCs w:val="16"/>
                          </w:rPr>
                          <m:t>Ө</m:t>
                        </m:r>
                      </m:sup>
                    </m:sSup>
                  </m:e>
                </m:mr>
              </m:m>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x</m:t>
              </m:r>
            </m:e>
            <m:sub>
              <m:r>
                <w:rPr>
                  <w:rFonts w:ascii="Latin Modern Math" w:eastAsia="Times New Roman" w:hAnsi="Latin Modern Math"/>
                  <w:sz w:val="16"/>
                  <w:szCs w:val="16"/>
                </w:rPr>
                <m:t>1</m:t>
              </m:r>
            </m:sub>
          </m:sSub>
          <m:d>
            <m:dPr>
              <m:ctrlPr>
                <w:rPr>
                  <w:rFonts w:ascii="Latin Modern Math" w:eastAsia="Times New Roman" w:hAnsi="Latin Modern Math"/>
                  <w:bCs/>
                  <w:i/>
                  <w:sz w:val="16"/>
                  <w:szCs w:val="16"/>
                </w:rPr>
              </m:ctrlPr>
            </m:dPr>
            <m:e>
              <m:r>
                <w:rPr>
                  <w:rFonts w:ascii="Latin Modern Math" w:eastAsia="Times New Roman" w:hAnsi="Latin Modern Math"/>
                  <w:sz w:val="16"/>
                  <w:szCs w:val="16"/>
                </w:rPr>
                <m:t>t</m:t>
              </m:r>
            </m:e>
          </m:d>
          <m:r>
            <w:rPr>
              <w:rFonts w:ascii="Latin Modern Math" w:eastAsia="Times New Roman" w:hAnsi="Latin Modern Math"/>
              <w:sz w:val="16"/>
              <w:szCs w:val="16"/>
            </w:rPr>
            <m:t>*</m:t>
          </m:r>
          <m:sSup>
            <m:sSupPr>
              <m:ctrlPr>
                <w:rPr>
                  <w:rFonts w:ascii="Latin Modern Math" w:eastAsia="Times New Roman" w:hAnsi="Latin Modern Math"/>
                  <w:bCs/>
                  <w:i/>
                  <w:sz w:val="16"/>
                  <w:szCs w:val="16"/>
                </w:rPr>
              </m:ctrlPr>
            </m:sSupPr>
            <m:e>
              <m:r>
                <w:rPr>
                  <w:rFonts w:ascii="Latin Modern Math" w:eastAsia="Times New Roman" w:hAnsi="Latin Modern Math"/>
                  <w:sz w:val="16"/>
                  <w:szCs w:val="16"/>
                </w:rPr>
                <m:t>e</m:t>
              </m:r>
            </m:e>
            <m:sup>
              <m:r>
                <w:rPr>
                  <w:rFonts w:ascii="Latin Modern Math" w:eastAsia="Times New Roman" w:hAnsi="Latin Modern Math"/>
                  <w:sz w:val="16"/>
                  <w:szCs w:val="16"/>
                </w:rPr>
                <m:t>j</m:t>
              </m:r>
              <m:d>
                <m:dPr>
                  <m:ctrlPr>
                    <w:rPr>
                      <w:rFonts w:ascii="Latin Modern Math" w:eastAsia="Times New Roman" w:hAnsi="Latin Modern Math"/>
                      <w:bCs/>
                      <w:i/>
                      <w:sz w:val="16"/>
                      <w:szCs w:val="16"/>
                    </w:rPr>
                  </m:ctrlPr>
                </m:dPr>
                <m:e>
                  <m:r>
                    <w:rPr>
                      <w:rFonts w:ascii="Latin Modern Math" w:eastAsia="Times New Roman" w:hAnsi="Latin Modern Math"/>
                      <w:sz w:val="16"/>
                      <w:szCs w:val="16"/>
                    </w:rPr>
                    <m:t>2π</m:t>
                  </m:r>
                </m:e>
              </m:d>
              <m:sSub>
                <m:sSubPr>
                  <m:ctrlPr>
                    <w:rPr>
                      <w:rFonts w:ascii="Latin Modern Math" w:eastAsia="Times New Roman" w:hAnsi="Latin Modern Math"/>
                      <w:bCs/>
                      <w:i/>
                      <w:sz w:val="16"/>
                      <w:szCs w:val="16"/>
                    </w:rPr>
                  </m:ctrlPr>
                </m:sSubPr>
                <m:e>
                  <m:r>
                    <w:rPr>
                      <w:rFonts w:ascii="Latin Modern Math" w:eastAsia="Times New Roman" w:hAnsi="Latin Modern Math"/>
                      <w:sz w:val="16"/>
                      <w:szCs w:val="16"/>
                    </w:rPr>
                    <m:t>f</m:t>
                  </m:r>
                </m:e>
                <m:sub>
                  <m:r>
                    <w:rPr>
                      <w:rFonts w:ascii="Latin Modern Math" w:eastAsia="Times New Roman" w:hAnsi="Latin Modern Math"/>
                      <w:sz w:val="16"/>
                      <w:szCs w:val="16"/>
                    </w:rPr>
                    <m:t>c</m:t>
                  </m:r>
                </m:sub>
              </m:sSub>
              <m:r>
                <w:rPr>
                  <w:rFonts w:ascii="Latin Modern Math" w:eastAsia="Times New Roman" w:hAnsi="Latin Modern Math"/>
                  <w:sz w:val="16"/>
                  <w:szCs w:val="16"/>
                </w:rPr>
                <m:t>T</m:t>
              </m:r>
            </m:sup>
          </m:sSup>
          <m:r>
            <w:rPr>
              <w:rFonts w:ascii="Latin Modern Math" w:hAnsi="Latin Modern Math"/>
              <w:sz w:val="16"/>
              <w:szCs w:val="16"/>
            </w:rPr>
            <m:t xml:space="preserve"> </m:t>
          </m:r>
          <m:r>
            <w:rPr>
              <w:rFonts w:ascii="Latin Modern Math" w:hAnsi="Latin Modern Math"/>
              <w:sz w:val="16"/>
              <w:szCs w:val="16"/>
            </w:rPr>
            <m:t xml:space="preserve"> </m:t>
          </m:r>
          <m:r>
            <w:rPr>
              <w:rFonts w:ascii="Latin Modern Math" w:hAnsi="Latin Modern Math"/>
              <w:sz w:val="16"/>
              <w:szCs w:val="16"/>
            </w:rPr>
            <m:t xml:space="preserve">+ </m:t>
          </m:r>
          <m:d>
            <m:dPr>
              <m:begChr m:val="|"/>
              <m:endChr m:val="|"/>
              <m:ctrlPr>
                <w:rPr>
                  <w:rFonts w:ascii="Latin Modern Math" w:hAnsi="Latin Modern Math"/>
                  <w:bCs/>
                  <w:i/>
                  <w:sz w:val="16"/>
                  <w:szCs w:val="16"/>
                </w:rPr>
              </m:ctrlPr>
            </m:dPr>
            <m:e>
              <m:m>
                <m:mPr>
                  <m:mcs>
                    <m:mc>
                      <m:mcPr>
                        <m:count m:val="1"/>
                        <m:mcJc m:val="center"/>
                      </m:mcPr>
                    </m:mc>
                  </m:mcs>
                  <m:ctrlPr>
                    <w:rPr>
                      <w:rFonts w:ascii="Latin Modern Math" w:hAnsi="Latin Modern Math"/>
                      <w:bCs/>
                      <w:i/>
                      <w:sz w:val="16"/>
                      <w:szCs w:val="16"/>
                    </w:rPr>
                  </m:ctrlPr>
                </m:mP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1</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2</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3</m:t>
                        </m:r>
                      </m:sub>
                    </m:sSub>
                    <m:d>
                      <m:dPr>
                        <m:ctrlPr>
                          <w:rPr>
                            <w:rFonts w:ascii="Latin Modern Math" w:hAnsi="Latin Modern Math"/>
                            <w:bCs/>
                            <w:i/>
                            <w:sz w:val="16"/>
                            <w:szCs w:val="16"/>
                          </w:rPr>
                        </m:ctrlPr>
                      </m:dPr>
                      <m:e>
                        <m:r>
                          <w:rPr>
                            <w:rFonts w:ascii="Latin Modern Math" w:hAnsi="Latin Modern Math"/>
                            <w:sz w:val="16"/>
                            <w:szCs w:val="16"/>
                          </w:rPr>
                          <m:t>t</m:t>
                        </m:r>
                      </m:e>
                    </m:d>
                  </m:e>
                </m:mr>
                <m:mr>
                  <m:e>
                    <m:sSub>
                      <m:sSubPr>
                        <m:ctrlPr>
                          <w:rPr>
                            <w:rFonts w:ascii="Latin Modern Math" w:hAnsi="Latin Modern Math"/>
                            <w:bCs/>
                            <w:i/>
                            <w:sz w:val="16"/>
                            <w:szCs w:val="16"/>
                          </w:rPr>
                        </m:ctrlPr>
                      </m:sSubPr>
                      <m:e>
                        <m:r>
                          <w:rPr>
                            <w:rFonts w:ascii="Latin Modern Math" w:hAnsi="Latin Modern Math"/>
                            <w:sz w:val="16"/>
                            <w:szCs w:val="16"/>
                          </w:rPr>
                          <m:t>N</m:t>
                        </m:r>
                      </m:e>
                      <m:sub>
                        <m:r>
                          <w:rPr>
                            <w:rFonts w:ascii="Latin Modern Math" w:hAnsi="Latin Modern Math"/>
                            <w:sz w:val="16"/>
                            <w:szCs w:val="16"/>
                          </w:rPr>
                          <m:t>4</m:t>
                        </m:r>
                      </m:sub>
                    </m:sSub>
                    <m:d>
                      <m:dPr>
                        <m:ctrlPr>
                          <w:rPr>
                            <w:rFonts w:ascii="Latin Modern Math" w:hAnsi="Latin Modern Math"/>
                            <w:bCs/>
                            <w:i/>
                            <w:sz w:val="16"/>
                            <w:szCs w:val="16"/>
                          </w:rPr>
                        </m:ctrlPr>
                      </m:dPr>
                      <m:e>
                        <m:r>
                          <w:rPr>
                            <w:rFonts w:ascii="Latin Modern Math" w:hAnsi="Latin Modern Math"/>
                            <w:sz w:val="16"/>
                            <w:szCs w:val="16"/>
                          </w:rPr>
                          <m:t>t</m:t>
                        </m:r>
                      </m:e>
                    </m:d>
                  </m:e>
                </m:mr>
              </m:m>
            </m:e>
          </m:d>
          <m:r>
            <w:rPr>
              <w:rFonts w:ascii="Latin Modern Math" w:hAnsi="Latin Modern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29D1C971" w14:textId="77777777" w:rsidR="0002222E" w:rsidRPr="00A01CE1" w:rsidRDefault="0002222E" w:rsidP="00DA7105">
      <w:pPr>
        <w:jc w:val="both"/>
        <w:rPr>
          <w:noProof/>
          <w:sz w:val="8"/>
          <w:szCs w:val="8"/>
        </w:rPr>
      </w:pPr>
    </w:p>
    <w:tbl>
      <w:tblPr>
        <w:tblStyle w:val="TableGrid"/>
        <w:tblW w:w="254.9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61"/>
        <w:gridCol w:w="3972"/>
        <w:gridCol w:w="466"/>
      </w:tblGrid>
      <w:tr w:rsidR="0002222E" w14:paraId="283F0CB8" w14:textId="77777777" w:rsidTr="002037D1">
        <w:trPr>
          <w:trHeight w:val="531"/>
        </w:trPr>
        <w:tc>
          <w:tcPr>
            <w:tcW w:w="33.05pt" w:type="dxa"/>
          </w:tcPr>
          <w:p w14:paraId="04AD33A2" w14:textId="77777777" w:rsidR="0002222E" w:rsidRDefault="0002222E" w:rsidP="00DA7105">
            <w:pPr>
              <w:jc w:val="both"/>
              <w:rPr>
                <w:noProof/>
              </w:rPr>
            </w:pPr>
          </w:p>
        </w:tc>
        <w:tc>
          <w:tcPr>
            <w:tcW w:w="198.60pt" w:type="dxa"/>
          </w:tcPr>
          <w:p w14:paraId="03A27C9C" w14:textId="7A9CC48D" w:rsidR="0002222E" w:rsidRPr="003F0B2D" w:rsidRDefault="003F0B2D" w:rsidP="003F0B2D">
            <w:pPr>
              <w:jc w:val="end"/>
              <w:rPr>
                <w:rFonts w:ascii="Latin Modern Math" w:hAnsi="Latin Modern Math"/>
                <w:iCs/>
                <w:sz w:val="16"/>
                <w:szCs w:val="16"/>
              </w:rPr>
            </w:pPr>
            <m:oMathPara>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nary>
                  <m:naryPr>
                    <m:chr m:val="∑"/>
                    <m:limLoc m:val="undOvr"/>
                    <m:ctrlPr>
                      <w:rPr>
                        <w:rFonts w:ascii="Latin Modern Math" w:hAnsi="Latin Modern Math"/>
                        <w:iCs/>
                        <w:sz w:val="16"/>
                        <w:szCs w:val="16"/>
                      </w:rPr>
                    </m:ctrlPr>
                  </m:naryPr>
                  <m:sub>
                    <m:r>
                      <m:rPr>
                        <m:sty m:val="p"/>
                      </m:rPr>
                      <w:rPr>
                        <w:rFonts w:ascii="Latin Modern Math" w:hAnsi="Latin Modern Math"/>
                        <w:sz w:val="16"/>
                        <w:szCs w:val="16"/>
                      </w:rPr>
                      <m:t>n=1</m:t>
                    </m:r>
                  </m:sub>
                  <m:sup>
                    <m:r>
                      <m:rPr>
                        <m:sty m:val="p"/>
                      </m:rPr>
                      <w:rPr>
                        <w:rFonts w:ascii="Latin Modern Math" w:hAnsi="Latin Modern Math"/>
                        <w:sz w:val="16"/>
                        <w:szCs w:val="16"/>
                      </w:rPr>
                      <m:t>N</m:t>
                    </m:r>
                  </m:sup>
                  <m:e>
                    <m:r>
                      <m:rPr>
                        <m:sty m:val="p"/>
                      </m:rPr>
                      <w:rPr>
                        <w:rFonts w:ascii="Latin Modern Math" w:hAnsi="Latin Modern Math"/>
                        <w:sz w:val="16"/>
                        <w:szCs w:val="16"/>
                      </w:rPr>
                      <m:t>x</m:t>
                    </m:r>
                    <m:d>
                      <m:dPr>
                        <m:begChr m:val="["/>
                        <m:endChr m:val="]"/>
                        <m:ctrlPr>
                          <w:rPr>
                            <w:rFonts w:ascii="Latin Modern Math" w:hAnsi="Latin Modern Math"/>
                            <w:iCs/>
                            <w:sz w:val="16"/>
                            <w:szCs w:val="16"/>
                          </w:rPr>
                        </m:ctrlPr>
                      </m:dPr>
                      <m:e>
                        <m:r>
                          <m:rPr>
                            <m:sty m:val="p"/>
                          </m:rPr>
                          <w:rPr>
                            <w:rFonts w:ascii="Latin Modern Math" w:hAnsi="Latin Modern Math"/>
                            <w:sz w:val="16"/>
                            <w:szCs w:val="16"/>
                          </w:rPr>
                          <m:t>n</m:t>
                        </m:r>
                      </m:e>
                    </m:d>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r>
                      <m:rPr>
                        <m:sty m:val="p"/>
                      </m:rPr>
                      <w:rPr>
                        <w:rFonts w:ascii="Latin Modern Math" w:hAnsi="Latin Modern Math"/>
                        <w:sz w:val="16"/>
                        <w:szCs w:val="16"/>
                      </w:rPr>
                      <m:t>[n]</m:t>
                    </m:r>
                  </m:e>
                </m:nary>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r>
                      <m:rPr>
                        <m:sty m:val="p"/>
                      </m:rPr>
                      <w:rPr>
                        <w:rFonts w:ascii="Latin Modern Math" w:hAnsi="Latin Modern Math"/>
                        <w:sz w:val="16"/>
                        <w:szCs w:val="16"/>
                      </w:rPr>
                      <m:t>N</m:t>
                    </m:r>
                  </m:den>
                </m:f>
                <m:r>
                  <m:rPr>
                    <m:sty m:val="p"/>
                  </m:rPr>
                  <w:rPr>
                    <w:rFonts w:ascii="Latin Modern Math" w:hAnsi="Latin Modern Math"/>
                    <w:sz w:val="16"/>
                    <w:szCs w:val="16"/>
                  </w:rPr>
                  <m:t>X</m:t>
                </m:r>
                <m:sSup>
                  <m:sSupPr>
                    <m:ctrlPr>
                      <w:rPr>
                        <w:rFonts w:ascii="Latin Modern Math" w:hAnsi="Latin Modern Math"/>
                        <w:iCs/>
                        <w:sz w:val="16"/>
                        <w:szCs w:val="16"/>
                      </w:rPr>
                    </m:ctrlPr>
                  </m:sSupPr>
                  <m:e>
                    <m:r>
                      <m:rPr>
                        <m:sty m:val="p"/>
                      </m:rPr>
                      <w:rPr>
                        <w:rFonts w:ascii="Latin Modern Math" w:hAnsi="Latin Modern Math"/>
                        <w:sz w:val="16"/>
                        <w:szCs w:val="16"/>
                      </w:rPr>
                      <m:t>X</m:t>
                    </m:r>
                  </m:e>
                  <m:sup>
                    <m:r>
                      <m:rPr>
                        <m:sty m:val="p"/>
                      </m:rPr>
                      <w:rPr>
                        <w:rFonts w:ascii="Latin Modern Math" w:hAnsi="Latin Modern Math"/>
                        <w:sz w:val="16"/>
                        <w:szCs w:val="16"/>
                      </w:rPr>
                      <m:t>H</m:t>
                    </m:r>
                  </m:sup>
                </m:sSup>
              </m:oMath>
            </m:oMathPara>
          </w:p>
        </w:tc>
        <w:tc>
          <w:tcPr>
            <w:tcW w:w="23.30pt" w:type="dxa"/>
          </w:tcPr>
          <w:p w14:paraId="7D5324BF" w14:textId="77777777" w:rsidR="002037D1" w:rsidRPr="002037D1" w:rsidRDefault="002037D1" w:rsidP="002037D1">
            <w:pPr>
              <w:rPr>
                <w:noProof/>
                <w:sz w:val="10"/>
                <w:szCs w:val="10"/>
              </w:rPr>
            </w:pPr>
          </w:p>
          <w:p w14:paraId="0B932D57" w14:textId="69625B3D" w:rsidR="0002222E" w:rsidRPr="002037D1" w:rsidRDefault="003F0B2D" w:rsidP="002037D1">
            <w:pPr>
              <w:spacing w:line="18pt" w:lineRule="auto"/>
              <w:rPr>
                <w:noProof/>
                <w:sz w:val="16"/>
                <w:szCs w:val="16"/>
              </w:rPr>
            </w:pPr>
            <w:r w:rsidRPr="002037D1">
              <w:rPr>
                <w:noProof/>
                <w:sz w:val="16"/>
                <w:szCs w:val="16"/>
              </w:rPr>
              <w:t>(1)</w:t>
            </w:r>
          </w:p>
        </w:tc>
      </w:tr>
    </w:tbl>
    <w:p w14:paraId="551C3F0A" w14:textId="77777777" w:rsidR="000722AF" w:rsidRPr="00A01CE1" w:rsidRDefault="000722AF" w:rsidP="009C0FBD">
      <w:pPr>
        <w:jc w:val="both"/>
        <w:rPr>
          <w:b/>
          <w:bCs/>
          <w:sz w:val="8"/>
          <w:szCs w:val="8"/>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 xml:space="preserve">an be decomposed into a rank-one signal component plus a noise component. Eigenvalue </w:t>
      </w:r>
      <w:r w:rsidRPr="00DA7105">
        <w:t>decomposition separates these contributions by partitioning the eigenvectors into a signal subspace and a noise subspace:</w:t>
      </w:r>
    </w:p>
    <w:p w14:paraId="317F69E6" w14:textId="77777777" w:rsidR="003D49D4" w:rsidRPr="003D49D4" w:rsidRDefault="003D49D4" w:rsidP="00DA7105">
      <w:pPr>
        <w:jc w:val="both"/>
        <w:rPr>
          <w:sz w:val="8"/>
          <w:szCs w:val="8"/>
        </w:rPr>
      </w:pPr>
    </w:p>
    <w:tbl>
      <w:tblPr>
        <w:tblStyle w:val="TableGrid"/>
        <w:tblW w:w="260.3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75"/>
        <w:gridCol w:w="4056"/>
        <w:gridCol w:w="475"/>
      </w:tblGrid>
      <w:tr w:rsidR="003D49D4" w14:paraId="45CDCBCD" w14:textId="77777777" w:rsidTr="00E50BB5">
        <w:trPr>
          <w:trHeight w:val="461"/>
        </w:trPr>
        <w:tc>
          <w:tcPr>
            <w:tcW w:w="33.75pt" w:type="dxa"/>
          </w:tcPr>
          <w:p w14:paraId="164CB0AA" w14:textId="77777777" w:rsidR="003D49D4" w:rsidRDefault="003D49D4" w:rsidP="00367EA7">
            <w:pPr>
              <w:jc w:val="both"/>
              <w:rPr>
                <w:noProof/>
              </w:rPr>
            </w:pPr>
          </w:p>
        </w:tc>
        <w:tc>
          <w:tcPr>
            <w:tcW w:w="202.80pt" w:type="dxa"/>
          </w:tcPr>
          <w:p w14:paraId="17222E3F" w14:textId="1E44AD79" w:rsidR="003D49D4" w:rsidRPr="00E50BB5" w:rsidRDefault="003D49D4" w:rsidP="003D49D4">
            <w:pPr>
              <w:jc w:val="end"/>
              <w:rPr>
                <w:rFonts w:ascii="Latin Modern Math" w:hAnsi="Latin Modern Math"/>
                <w:iCs/>
                <w:sz w:val="16"/>
                <w:szCs w:val="16"/>
              </w:rPr>
            </w:pPr>
            <m:oMath>
              <m:sSub>
                <m:sSubPr>
                  <m:ctrlPr>
                    <w:rPr>
                      <w:rFonts w:ascii="Latin Modern Math" w:hAnsi="Latin Modern Math"/>
                      <w:iCs/>
                      <w:sz w:val="16"/>
                      <w:szCs w:val="16"/>
                    </w:rPr>
                  </m:ctrlPr>
                </m:sSubPr>
                <m:e>
                  <m:acc>
                    <m:accPr>
                      <m:ctrlPr>
                        <w:rPr>
                          <w:rFonts w:ascii="Latin Modern Math" w:hAnsi="Latin Modern Math"/>
                          <w:iCs/>
                          <w:sz w:val="16"/>
                          <w:szCs w:val="16"/>
                        </w:rPr>
                      </m:ctrlPr>
                    </m:accPr>
                    <m:e>
                      <m:r>
                        <m:rPr>
                          <m:sty m:val="p"/>
                        </m:rPr>
                        <w:rPr>
                          <w:rFonts w:ascii="Latin Modern Math" w:hAnsi="Latin Modern Math"/>
                          <w:sz w:val="16"/>
                          <w:szCs w:val="16"/>
                        </w:rPr>
                        <m:t>R</m:t>
                      </m:r>
                    </m:e>
                  </m:acc>
                </m:e>
                <m:sub>
                  <m:r>
                    <m:rPr>
                      <m:sty m:val="p"/>
                    </m:rPr>
                    <w:rPr>
                      <w:rFonts w:ascii="Latin Modern Math" w:hAnsi="Latin Modern Math"/>
                      <w:sz w:val="16"/>
                      <w:szCs w:val="16"/>
                    </w:rPr>
                    <m:t>x</m:t>
                  </m:r>
                </m:sub>
              </m:sSub>
              <m:r>
                <m:rPr>
                  <m:sty m:val="p"/>
                </m:rPr>
                <w:rPr>
                  <w:rFonts w:ascii="Latin Modern Math" w:hAnsi="Latin Modern Math"/>
                  <w:sz w:val="16"/>
                  <w:szCs w:val="16"/>
                </w:rPr>
                <m:t>=UΛ</m:t>
              </m:r>
              <m:sSup>
                <m:sSupPr>
                  <m:ctrlPr>
                    <w:rPr>
                      <w:rFonts w:ascii="Latin Modern Math" w:hAnsi="Latin Modern Math"/>
                      <w:iCs/>
                      <w:sz w:val="16"/>
                      <w:szCs w:val="16"/>
                    </w:rPr>
                  </m:ctrlPr>
                </m:sSupPr>
                <m:e>
                  <m:r>
                    <m:rPr>
                      <m:sty m:val="p"/>
                    </m:rPr>
                    <w:rPr>
                      <w:rFonts w:ascii="Latin Modern Math" w:hAnsi="Latin Modern Math"/>
                      <w:sz w:val="16"/>
                      <w:szCs w:val="16"/>
                    </w:rPr>
                    <m:t>U</m:t>
                  </m:r>
                </m:e>
                <m:sup>
                  <m:r>
                    <m:rPr>
                      <m:sty m:val="p"/>
                    </m:rPr>
                    <w:rPr>
                      <w:rFonts w:ascii="Latin Modern Math" w:hAnsi="Latin Modern Math"/>
                      <w:sz w:val="16"/>
                      <w:szCs w:val="16"/>
                    </w:rPr>
                    <m:t>H</m:t>
                  </m:r>
                </m:sup>
              </m:sSup>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d>
                <m:dPr>
                  <m:begChr m:val="["/>
                  <m:endChr m:val="]"/>
                  <m:ctrlPr>
                    <w:rPr>
                      <w:rFonts w:ascii="Latin Modern Math" w:hAnsi="Latin Modern Math"/>
                      <w:iCs/>
                      <w:sz w:val="16"/>
                      <w:szCs w:val="16"/>
                    </w:rPr>
                  </m:ctrlPr>
                </m:dPr>
                <m:e>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S</m:t>
                            </m:r>
                          </m:sub>
                        </m:sSub>
                      </m:e>
                      <m:e>
                        <m:r>
                          <m:rPr>
                            <m:sty m:val="p"/>
                          </m:rPr>
                          <w:rPr>
                            <w:rFonts w:ascii="Latin Modern Math" w:hAnsi="Latin Modern Math"/>
                            <w:sz w:val="16"/>
                            <w:szCs w:val="16"/>
                          </w:rPr>
                          <m:t>0</m:t>
                        </m:r>
                      </m:e>
                    </m:mr>
                    <m:mr>
                      <m:e>
                        <m:r>
                          <m:rPr>
                            <m:sty m:val="p"/>
                          </m:rPr>
                          <w:rPr>
                            <w:rFonts w:ascii="Latin Modern Math" w:hAnsi="Latin Modern Math"/>
                            <w:sz w:val="16"/>
                            <w:szCs w:val="16"/>
                          </w:rPr>
                          <m:t>0</m:t>
                        </m:r>
                      </m:e>
                      <m:e>
                        <m:sSub>
                          <m:sSubPr>
                            <m:ctrlPr>
                              <w:rPr>
                                <w:rFonts w:ascii="Latin Modern Math" w:hAnsi="Latin Modern Math"/>
                                <w:iCs/>
                                <w:sz w:val="16"/>
                                <w:szCs w:val="16"/>
                              </w:rPr>
                            </m:ctrlPr>
                          </m:sSubPr>
                          <m:e>
                            <m:r>
                              <m:rPr>
                                <m:sty m:val="p"/>
                              </m:rPr>
                              <w:rPr>
                                <w:rFonts w:ascii="Latin Modern Math" w:hAnsi="Latin Modern Math"/>
                                <w:sz w:val="16"/>
                                <w:szCs w:val="16"/>
                              </w:rPr>
                              <m:t>Λ</m:t>
                            </m:r>
                          </m:e>
                          <m:sub>
                            <m:r>
                              <m:rPr>
                                <m:sty m:val="p"/>
                              </m:rPr>
                              <w:rPr>
                                <w:rFonts w:ascii="Latin Modern Math" w:hAnsi="Latin Modern Math"/>
                                <w:sz w:val="16"/>
                                <w:szCs w:val="16"/>
                              </w:rPr>
                              <m:t>N</m:t>
                            </m:r>
                          </m:sub>
                        </m:sSub>
                      </m:e>
                    </m:mr>
                  </m:m>
                </m:e>
              </m:d>
              <m:sSup>
                <m:sSupPr>
                  <m:ctrlPr>
                    <w:rPr>
                      <w:rFonts w:ascii="Latin Modern Math" w:hAnsi="Latin Modern Math"/>
                      <w:iCs/>
                      <w:sz w:val="16"/>
                      <w:szCs w:val="16"/>
                    </w:rPr>
                  </m:ctrlPr>
                </m:sSupPr>
                <m:e>
                  <m:r>
                    <m:rPr>
                      <m:sty m:val="p"/>
                    </m:rPr>
                    <w:rPr>
                      <w:rFonts w:ascii="Latin Modern Math" w:hAnsi="Latin Modern Math"/>
                      <w:sz w:val="16"/>
                      <w:szCs w:val="16"/>
                    </w:rPr>
                    <m:t>[</m:t>
                  </m:r>
                  <m:m>
                    <m:mPr>
                      <m:mcs>
                        <m:mc>
                          <m:mcPr>
                            <m:count m:val="2"/>
                            <m:mcJc m:val="center"/>
                          </m:mcPr>
                        </m:mc>
                      </m:mcs>
                      <m:ctrlPr>
                        <w:rPr>
                          <w:rFonts w:ascii="Latin Modern Math" w:hAnsi="Latin Modern Math"/>
                          <w:iCs/>
                          <w:sz w:val="16"/>
                          <w:szCs w:val="16"/>
                        </w:rPr>
                      </m:ctrlPr>
                    </m:mPr>
                    <m:m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S</m:t>
                            </m:r>
                          </m:sub>
                        </m:sSub>
                      </m:e>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mr>
                  </m:m>
                  <m:r>
                    <m:rPr>
                      <m:sty m:val="p"/>
                    </m:rPr>
                    <w:rPr>
                      <w:rFonts w:ascii="Latin Modern Math" w:hAnsi="Latin Modern Math"/>
                      <w:sz w:val="16"/>
                      <w:szCs w:val="16"/>
                    </w:rPr>
                    <m:t>]</m:t>
                  </m:r>
                </m:e>
                <m:sup>
                  <m:r>
                    <m:rPr>
                      <m:sty m:val="p"/>
                    </m:rPr>
                    <w:rPr>
                      <w:rFonts w:ascii="Latin Modern Math" w:hAnsi="Latin Modern Math"/>
                      <w:sz w:val="16"/>
                      <w:szCs w:val="16"/>
                    </w:rPr>
                    <m:t>H</m:t>
                  </m:r>
                </m:sup>
              </m:sSup>
            </m:oMath>
            <w:r w:rsidRPr="00E50BB5">
              <w:rPr>
                <w:rFonts w:ascii="Latin Modern Math" w:hAnsi="Latin Modern Math"/>
                <w:iCs/>
                <w:sz w:val="16"/>
                <w:szCs w:val="16"/>
              </w:rPr>
              <w:tab/>
              <w:t xml:space="preserve"> </w:t>
            </w:r>
          </w:p>
        </w:tc>
        <w:tc>
          <w:tcPr>
            <w:tcW w:w="23.75pt" w:type="dxa"/>
          </w:tcPr>
          <w:p w14:paraId="1554DB1D" w14:textId="77777777" w:rsidR="003D49D4" w:rsidRPr="002037D1" w:rsidRDefault="003D49D4" w:rsidP="00367EA7">
            <w:pPr>
              <w:rPr>
                <w:noProof/>
                <w:sz w:val="10"/>
                <w:szCs w:val="10"/>
              </w:rPr>
            </w:pPr>
          </w:p>
          <w:p w14:paraId="7366B229" w14:textId="2113F89C" w:rsidR="003D49D4" w:rsidRPr="002037D1" w:rsidRDefault="003D49D4" w:rsidP="00367EA7">
            <w:pPr>
              <w:spacing w:line="18pt" w:lineRule="auto"/>
              <w:rPr>
                <w:noProof/>
                <w:sz w:val="16"/>
                <w:szCs w:val="16"/>
              </w:rPr>
            </w:pPr>
            <w:r w:rsidRPr="002037D1">
              <w:rPr>
                <w:noProof/>
                <w:sz w:val="16"/>
                <w:szCs w:val="16"/>
              </w:rPr>
              <w:t>(</w:t>
            </w:r>
            <w:r w:rsidR="003323B8">
              <w:rPr>
                <w:noProof/>
                <w:sz w:val="16"/>
                <w:szCs w:val="16"/>
              </w:rPr>
              <w:t>2</w:t>
            </w:r>
            <w:r w:rsidRPr="002037D1">
              <w:rPr>
                <w:noProof/>
                <w:sz w:val="16"/>
                <w:szCs w:val="16"/>
              </w:rPr>
              <w:t>)</w:t>
            </w:r>
          </w:p>
        </w:tc>
      </w:tr>
    </w:tbl>
    <w:p w14:paraId="1DBDFD2A" w14:textId="64CFA151" w:rsidR="00DA7105" w:rsidRDefault="00DA7105" w:rsidP="00E50BB5">
      <w:pPr>
        <w:jc w:val="both"/>
      </w:pPr>
      <w:r>
        <w:t xml:space="preserve">A key result is that the true steering vector </w:t>
      </w:r>
      <w:r>
        <w:rPr>
          <w:rFonts w:ascii="Cambria Math" w:hAnsi="Cambria Math" w:cs="Cambria Math"/>
        </w:rPr>
        <w:t>𝑎</w:t>
      </w:r>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1C0E75DA" w14:textId="77777777" w:rsidR="009C0FBD" w:rsidRPr="00E365EF" w:rsidRDefault="009C0FBD" w:rsidP="00DA7105">
      <w:pPr>
        <w:jc w:val="both"/>
        <w:rPr>
          <w:sz w:val="8"/>
          <w:szCs w:val="8"/>
        </w:rPr>
      </w:pPr>
    </w:p>
    <w:tbl>
      <w:tblPr>
        <w:tblStyle w:val="TableGrid"/>
        <w:tblW w:w="254.9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61"/>
        <w:gridCol w:w="3972"/>
        <w:gridCol w:w="466"/>
      </w:tblGrid>
      <w:tr w:rsidR="009C0FBD" w14:paraId="51992AA1" w14:textId="77777777" w:rsidTr="00367EA7">
        <w:trPr>
          <w:trHeight w:val="531"/>
        </w:trPr>
        <w:tc>
          <w:tcPr>
            <w:tcW w:w="33.05pt" w:type="dxa"/>
          </w:tcPr>
          <w:p w14:paraId="226C1965" w14:textId="77777777" w:rsidR="009C0FBD" w:rsidRDefault="009C0FBD" w:rsidP="00367EA7">
            <w:pPr>
              <w:jc w:val="both"/>
              <w:rPr>
                <w:noProof/>
              </w:rPr>
            </w:pPr>
          </w:p>
        </w:tc>
        <w:tc>
          <w:tcPr>
            <w:tcW w:w="198.60pt" w:type="dxa"/>
          </w:tcPr>
          <w:p w14:paraId="2816EADF" w14:textId="2DE8AD23" w:rsidR="009C0FBD" w:rsidRPr="009C0FBD" w:rsidRDefault="009C0FBD" w:rsidP="00367EA7">
            <w:pPr>
              <w:jc w:val="end"/>
              <w:rPr>
                <w:rFonts w:ascii="Latin Modern Math" w:hAnsi="Latin Modern Math"/>
                <w:iCs/>
                <w:sz w:val="16"/>
                <w:szCs w:val="16"/>
              </w:rPr>
            </w:pPr>
            <m:oMathPara>
              <m:oMath>
                <m:sSub>
                  <m:sSubPr>
                    <m:ctrlPr>
                      <w:rPr>
                        <w:rFonts w:ascii="Latin Modern Math" w:hAnsi="Latin Modern Math"/>
                        <w:iCs/>
                        <w:sz w:val="16"/>
                        <w:szCs w:val="16"/>
                      </w:rPr>
                    </m:ctrlPr>
                  </m:sSubPr>
                  <m:e>
                    <m:r>
                      <m:rPr>
                        <m:sty m:val="p"/>
                      </m:rPr>
                      <w:rPr>
                        <w:rFonts w:ascii="Latin Modern Math" w:hAnsi="Latin Modern Math"/>
                        <w:sz w:val="16"/>
                        <w:szCs w:val="16"/>
                      </w:rPr>
                      <m:t>P</m:t>
                    </m:r>
                  </m:e>
                  <m:sub>
                    <m:r>
                      <m:rPr>
                        <m:sty m:val="p"/>
                      </m:rPr>
                      <w:rPr>
                        <w:rFonts w:ascii="Latin Modern Math" w:hAnsi="Latin Modern Math"/>
                        <w:sz w:val="16"/>
                        <w:szCs w:val="16"/>
                      </w:rPr>
                      <m:t>MUSIC</m:t>
                    </m:r>
                  </m:sub>
                </m:sSub>
                <m:d>
                  <m:dPr>
                    <m:ctrlPr>
                      <w:rPr>
                        <w:rFonts w:ascii="Latin Modern Math" w:hAnsi="Latin Modern Math"/>
                        <w:iCs/>
                        <w:sz w:val="16"/>
                        <w:szCs w:val="16"/>
                      </w:rPr>
                    </m:ctrlPr>
                  </m:dPr>
                  <m:e>
                    <m:r>
                      <m:rPr>
                        <m:sty m:val="p"/>
                      </m:rPr>
                      <w:rPr>
                        <w:rFonts w:ascii="Latin Modern Math" w:hAnsi="Latin Modern Math"/>
                        <w:sz w:val="16"/>
                        <w:szCs w:val="16"/>
                      </w:rPr>
                      <m:t>θ</m:t>
                    </m:r>
                  </m:e>
                </m:d>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1</m:t>
                    </m:r>
                  </m:num>
                  <m:den>
                    <m:sSup>
                      <m:sSupPr>
                        <m:ctrlPr>
                          <w:rPr>
                            <w:rFonts w:ascii="Latin Modern Math" w:hAnsi="Latin Modern Math"/>
                            <w:iCs/>
                            <w:sz w:val="16"/>
                            <w:szCs w:val="16"/>
                          </w:rPr>
                        </m:ctrlPr>
                      </m:sSupPr>
                      <m:e>
                        <m:r>
                          <m:rPr>
                            <m:sty m:val="p"/>
                          </m:rPr>
                          <w:rPr>
                            <w:rFonts w:ascii="Latin Modern Math" w:hAnsi="Latin Modern Math"/>
                            <w:sz w:val="16"/>
                            <w:szCs w:val="16"/>
                          </w:rPr>
                          <m:t>a</m:t>
                        </m:r>
                      </m:e>
                      <m:sup>
                        <m:r>
                          <m:rPr>
                            <m:sty m:val="p"/>
                          </m:rPr>
                          <w:rPr>
                            <w:rFonts w:ascii="Latin Modern Math" w:hAnsi="Latin Modern Math"/>
                            <w:sz w:val="16"/>
                            <w:szCs w:val="16"/>
                          </w:rPr>
                          <m:t>H</m:t>
                        </m:r>
                      </m:sup>
                    </m:sSup>
                    <m:d>
                      <m:dPr>
                        <m:ctrlPr>
                          <w:rPr>
                            <w:rFonts w:ascii="Latin Modern Math" w:hAnsi="Latin Modern Math"/>
                            <w:iCs/>
                            <w:sz w:val="16"/>
                            <w:szCs w:val="16"/>
                          </w:rPr>
                        </m:ctrlPr>
                      </m:dPr>
                      <m:e>
                        <m:r>
                          <m:rPr>
                            <m:sty m:val="p"/>
                          </m:rPr>
                          <w:rPr>
                            <w:rFonts w:ascii="Latin Modern Math" w:hAnsi="Latin Modern Math"/>
                            <w:sz w:val="16"/>
                            <w:szCs w:val="16"/>
                          </w:rPr>
                          <m:t>θ</m:t>
                        </m:r>
                      </m:e>
                    </m:d>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sSup>
                      <m:sSupPr>
                        <m:ctrlPr>
                          <w:rPr>
                            <w:rFonts w:ascii="Latin Modern Math" w:hAnsi="Latin Modern Math"/>
                            <w:iCs/>
                            <w:sz w:val="16"/>
                            <w:szCs w:val="16"/>
                          </w:rPr>
                        </m:ctrlPr>
                      </m:sSupPr>
                      <m:e>
                        <m:sSub>
                          <m:sSubPr>
                            <m:ctrlPr>
                              <w:rPr>
                                <w:rFonts w:ascii="Latin Modern Math" w:hAnsi="Latin Modern Math"/>
                                <w:iCs/>
                                <w:sz w:val="16"/>
                                <w:szCs w:val="16"/>
                              </w:rPr>
                            </m:ctrlPr>
                          </m:sSubPr>
                          <m:e>
                            <m:r>
                              <m:rPr>
                                <m:sty m:val="p"/>
                              </m:rPr>
                              <w:rPr>
                                <w:rFonts w:ascii="Latin Modern Math" w:hAnsi="Latin Modern Math"/>
                                <w:sz w:val="16"/>
                                <w:szCs w:val="16"/>
                              </w:rPr>
                              <m:t>U</m:t>
                            </m:r>
                          </m:e>
                          <m:sub>
                            <m:r>
                              <m:rPr>
                                <m:sty m:val="p"/>
                              </m:rPr>
                              <w:rPr>
                                <w:rFonts w:ascii="Latin Modern Math" w:hAnsi="Latin Modern Math"/>
                                <w:sz w:val="16"/>
                                <w:szCs w:val="16"/>
                              </w:rPr>
                              <m:t>N</m:t>
                            </m:r>
                          </m:sub>
                        </m:sSub>
                      </m:e>
                      <m:sup>
                        <m:r>
                          <m:rPr>
                            <m:sty m:val="p"/>
                          </m:rPr>
                          <w:rPr>
                            <w:rFonts w:ascii="Latin Modern Math" w:hAnsi="Latin Modern Math"/>
                            <w:sz w:val="16"/>
                            <w:szCs w:val="16"/>
                          </w:rPr>
                          <m:t>H</m:t>
                        </m:r>
                      </m:sup>
                    </m:sSup>
                    <m:r>
                      <m:rPr>
                        <m:sty m:val="p"/>
                      </m:rPr>
                      <w:rPr>
                        <w:rFonts w:ascii="Latin Modern Math" w:hAnsi="Latin Modern Math"/>
                        <w:sz w:val="16"/>
                        <w:szCs w:val="16"/>
                      </w:rPr>
                      <m:t>a</m:t>
                    </m:r>
                    <m:d>
                      <m:dPr>
                        <m:ctrlPr>
                          <w:rPr>
                            <w:rFonts w:ascii="Latin Modern Math" w:hAnsi="Latin Modern Math"/>
                            <w:iCs/>
                            <w:sz w:val="16"/>
                            <w:szCs w:val="16"/>
                          </w:rPr>
                        </m:ctrlPr>
                      </m:dPr>
                      <m:e>
                        <m:r>
                          <m:rPr>
                            <m:sty m:val="p"/>
                          </m:rPr>
                          <w:rPr>
                            <w:rFonts w:ascii="Latin Modern Math" w:hAnsi="Latin Modern Math"/>
                            <w:sz w:val="16"/>
                            <w:szCs w:val="16"/>
                          </w:rPr>
                          <m:t>θ</m:t>
                        </m:r>
                      </m:e>
                    </m:d>
                  </m:den>
                </m:f>
              </m:oMath>
            </m:oMathPara>
          </w:p>
        </w:tc>
        <w:tc>
          <w:tcPr>
            <w:tcW w:w="23.30pt" w:type="dxa"/>
          </w:tcPr>
          <w:p w14:paraId="123D22D0" w14:textId="77777777" w:rsidR="009C0FBD" w:rsidRPr="002037D1" w:rsidRDefault="009C0FBD" w:rsidP="00367EA7">
            <w:pPr>
              <w:rPr>
                <w:noProof/>
                <w:sz w:val="10"/>
                <w:szCs w:val="10"/>
              </w:rPr>
            </w:pPr>
          </w:p>
          <w:p w14:paraId="4E6D4913" w14:textId="00329C33" w:rsidR="009C0FBD" w:rsidRPr="002037D1" w:rsidRDefault="009C0FBD" w:rsidP="00367EA7">
            <w:pPr>
              <w:spacing w:line="18pt" w:lineRule="auto"/>
              <w:rPr>
                <w:noProof/>
                <w:sz w:val="16"/>
                <w:szCs w:val="16"/>
              </w:rPr>
            </w:pPr>
            <w:r w:rsidRPr="002037D1">
              <w:rPr>
                <w:noProof/>
                <w:sz w:val="16"/>
                <w:szCs w:val="16"/>
              </w:rPr>
              <w:t>(</w:t>
            </w:r>
            <w:r w:rsidR="00723A79">
              <w:rPr>
                <w:noProof/>
                <w:sz w:val="16"/>
                <w:szCs w:val="16"/>
              </w:rPr>
              <w:t>3</w:t>
            </w:r>
            <w:r w:rsidRPr="002037D1">
              <w:rPr>
                <w:noProof/>
                <w:sz w:val="16"/>
                <w:szCs w:val="16"/>
              </w:rPr>
              <w:t>)</w:t>
            </w:r>
          </w:p>
        </w:tc>
      </w:tr>
    </w:tbl>
    <w:p w14:paraId="240FDE49" w14:textId="3307B8C5" w:rsidR="00953F4A" w:rsidRPr="00C92787" w:rsidRDefault="00C92787" w:rsidP="006B46B0">
      <w:pPr>
        <w:pStyle w:val="Heading3"/>
        <w:numPr>
          <w:ilvl w:val="0"/>
          <w:numId w:val="0"/>
        </w:numPr>
        <w:ind w:firstLine="13.50pt"/>
        <w:rPr>
          <w:i w:val="0"/>
          <w:iCs w:val="0"/>
        </w:rPr>
      </w:pPr>
      <w:r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Pr="00C92787">
        <w:rPr>
          <w:rFonts w:ascii="Cambria Math" w:hAnsi="Cambria Math" w:cs="Cambria Math"/>
          <w:i w:val="0"/>
          <w:iCs w:val="0"/>
        </w:rPr>
        <w:t>𝑅</w:t>
      </w:r>
      <w:r>
        <w:rPr>
          <w:i w:val="0"/>
          <w:iCs w:val="0"/>
        </w:rPr>
        <w:t xml:space="preserve"> </w:t>
      </w:r>
      <w:r w:rsidRPr="00C92787">
        <w:rPr>
          <w:i w:val="0"/>
          <w:iCs w:val="0"/>
        </w:rPr>
        <w:t>As a result, the phase at each element depends on the projection of the incoming wave onto that element’s position.</w:t>
      </w:r>
    </w:p>
    <w:p w14:paraId="3F7598EA" w14:textId="77777777" w:rsidR="007A280E" w:rsidRDefault="00953F4A" w:rsidP="007A280E">
      <w:pPr>
        <w:keepNext/>
      </w:pPr>
      <w:r w:rsidRPr="005B3CB3">
        <w:rPr>
          <w:rFonts w:ascii="Cambria Math" w:eastAsia="Times New Roman" w:hAnsi="Cambria Math"/>
          <w:b/>
          <w:bCs/>
          <w:noProof/>
        </w:rPr>
        <w:drawing>
          <wp:inline distT="0" distB="0" distL="0" distR="0" wp14:anchorId="70484625" wp14:editId="14321CB7">
            <wp:extent cx="2958602" cy="1449705"/>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rotWithShape="1">
                    <a:blip r:embed="rId13"/>
                    <a:srcRect l="-33.536%"/>
                    <a:stretch>
                      <a:fillRect/>
                    </a:stretch>
                  </pic:blipFill>
                  <pic:spPr bwMode="auto">
                    <a:xfrm>
                      <a:off x="0" y="0"/>
                      <a:ext cx="2958602" cy="1449705"/>
                    </a:xfrm>
                    <a:prstGeom prst="rect">
                      <a:avLst/>
                    </a:prstGeom>
                    <a:ln>
                      <a:noFill/>
                    </a:ln>
                    <a:extLst>
                      <a:ext uri="{53640926-AAD7-44D8-BBD7-CCE9431645EC}">
                        <a14:shadowObscured xmlns:a14="http://schemas.microsoft.com/office/drawing/2010/main"/>
                      </a:ext>
                    </a:extLst>
                  </pic:spPr>
                </pic:pic>
              </a:graphicData>
            </a:graphic>
          </wp:inline>
        </w:drawing>
      </w:r>
    </w:p>
    <w:p w14:paraId="0FCF4CFF" w14:textId="31E187D9" w:rsidR="00953F4A" w:rsidRPr="007A280E" w:rsidRDefault="007A280E" w:rsidP="007A280E">
      <w:pPr>
        <w:pStyle w:val="Caption"/>
        <w:rPr>
          <w:i w:val="0"/>
          <w:iCs w:val="0"/>
          <w:sz w:val="14"/>
          <w:szCs w:val="14"/>
        </w:rPr>
      </w:pPr>
      <w:r w:rsidRPr="007A280E">
        <w:rPr>
          <w:i w:val="0"/>
          <w:iCs w:val="0"/>
          <w:sz w:val="14"/>
          <w:szCs w:val="14"/>
        </w:rPr>
        <w:t xml:space="preserve">Fig </w:t>
      </w:r>
      <w:r w:rsidRPr="007A280E">
        <w:rPr>
          <w:i w:val="0"/>
          <w:iCs w:val="0"/>
          <w:sz w:val="14"/>
          <w:szCs w:val="14"/>
        </w:rPr>
        <w:fldChar w:fldCharType="begin"/>
      </w:r>
      <w:r w:rsidRPr="007A280E">
        <w:rPr>
          <w:i w:val="0"/>
          <w:iCs w:val="0"/>
          <w:sz w:val="14"/>
          <w:szCs w:val="14"/>
        </w:rPr>
        <w:instrText xml:space="preserve"> SEQ Figure \* ARABIC </w:instrText>
      </w:r>
      <w:r w:rsidRPr="007A280E">
        <w:rPr>
          <w:i w:val="0"/>
          <w:iCs w:val="0"/>
          <w:sz w:val="14"/>
          <w:szCs w:val="14"/>
        </w:rPr>
        <w:fldChar w:fldCharType="separate"/>
      </w:r>
      <w:r w:rsidR="008D5B36">
        <w:rPr>
          <w:i w:val="0"/>
          <w:iCs w:val="0"/>
          <w:noProof/>
          <w:sz w:val="14"/>
          <w:szCs w:val="14"/>
        </w:rPr>
        <w:t>2</w:t>
      </w:r>
      <w:r w:rsidRPr="007A280E">
        <w:rPr>
          <w:i w:val="0"/>
          <w:iCs w:val="0"/>
          <w:sz w:val="14"/>
          <w:szCs w:val="14"/>
        </w:rPr>
        <w:fldChar w:fldCharType="end"/>
      </w:r>
      <w:r w:rsidRPr="007A280E">
        <w:rPr>
          <w:i w:val="0"/>
          <w:iCs w:val="0"/>
          <w:sz w:val="14"/>
          <w:szCs w:val="14"/>
        </w:rPr>
        <w:t>. MUSIC DoA Model with Source impinging on UCA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68D5159A" w:rsidR="00A9640C"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rotational invariance within the signal subspace to directly compute the direction of arrival without requiring a spectral search.</w:t>
      </w:r>
      <w:r w:rsidR="00A9640C" w:rsidRPr="00CF1348">
        <w:rPr>
          <w:i w:val="0"/>
          <w:iCs w:val="0"/>
        </w:rPr>
        <w:t xml:space="preserve"> </w:t>
      </w:r>
    </w:p>
    <w:p w14:paraId="5ACBC789" w14:textId="77777777" w:rsidR="00D95A10" w:rsidRPr="00D95A10" w:rsidRDefault="00D95A10" w:rsidP="00D95A10">
      <w:pPr>
        <w:rPr>
          <w:sz w:val="8"/>
          <w:szCs w:val="8"/>
        </w:rPr>
      </w:pPr>
    </w:p>
    <w:p w14:paraId="45D2170B" w14:textId="77777777" w:rsidR="00AB6F4E" w:rsidRDefault="00480761" w:rsidP="00AB6F4E">
      <w:pPr>
        <w:keepNext/>
      </w:pPr>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4"/>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1E0AFA81" w:rsidR="00480761" w:rsidRPr="00764076" w:rsidRDefault="00AB6F4E" w:rsidP="00AB6F4E">
      <w:pPr>
        <w:pStyle w:val="Caption"/>
        <w:rPr>
          <w:sz w:val="14"/>
          <w:szCs w:val="14"/>
        </w:rPr>
      </w:pPr>
      <w:r w:rsidRPr="00764076">
        <w:rPr>
          <w:sz w:val="14"/>
          <w:szCs w:val="14"/>
        </w:rPr>
        <w:t xml:space="preserve">Fig </w:t>
      </w:r>
      <w:r w:rsidRPr="00764076">
        <w:rPr>
          <w:sz w:val="14"/>
          <w:szCs w:val="14"/>
        </w:rPr>
        <w:fldChar w:fldCharType="begin"/>
      </w:r>
      <w:r w:rsidRPr="00764076">
        <w:rPr>
          <w:sz w:val="14"/>
          <w:szCs w:val="14"/>
        </w:rPr>
        <w:instrText xml:space="preserve"> SEQ Figure \* ARABIC </w:instrText>
      </w:r>
      <w:r w:rsidRPr="00764076">
        <w:rPr>
          <w:sz w:val="14"/>
          <w:szCs w:val="14"/>
        </w:rPr>
        <w:fldChar w:fldCharType="separate"/>
      </w:r>
      <w:r w:rsidR="008D5B36">
        <w:rPr>
          <w:noProof/>
          <w:sz w:val="14"/>
          <w:szCs w:val="14"/>
        </w:rPr>
        <w:t>3</w:t>
      </w:r>
      <w:r w:rsidRPr="00764076">
        <w:rPr>
          <w:sz w:val="14"/>
          <w:szCs w:val="14"/>
        </w:rPr>
        <w:fldChar w:fldCharType="end"/>
      </w:r>
      <w:r w:rsidRPr="00764076">
        <w:rPr>
          <w:sz w:val="14"/>
          <w:szCs w:val="14"/>
        </w:rPr>
        <w:t>. ESPRIT DoA Model with Source impinging on ULA</w:t>
      </w:r>
    </w:p>
    <w:p w14:paraId="776604E5" w14:textId="093CDD5A" w:rsidR="0070015B" w:rsidRDefault="000855EF" w:rsidP="00764076">
      <w:pPr>
        <w:pStyle w:val="Heading3"/>
        <w:numPr>
          <w:ilvl w:val="0"/>
          <w:numId w:val="0"/>
        </w:numPr>
        <w:ind w:firstLine="36pt"/>
        <w:rPr>
          <w:i w:val="0"/>
          <w:iCs w:val="0"/>
        </w:rPr>
      </w:pPr>
      <w:r>
        <w:rPr>
          <w:i w:val="0"/>
          <w:iCs w:val="0"/>
        </w:rPr>
        <w:lastRenderedPageBreak/>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wave.</w:t>
      </w:r>
      <w:r w:rsidR="000100B9" w:rsidRPr="00324E4D">
        <w:rPr>
          <w:i w:val="0"/>
          <w:iCs w:val="0"/>
        </w:rPr>
        <w:t xml:space="preserve"> </w:t>
      </w:r>
      <w:r w:rsidR="00324E4D">
        <w:rPr>
          <w:i w:val="0"/>
          <w:iCs w:val="0"/>
        </w:rPr>
        <w:t>This relationship helps isolate the phase shift associated with the source DoA.</w:t>
      </w:r>
    </w:p>
    <w:p w14:paraId="0417B7BC" w14:textId="77777777" w:rsidR="005D193A" w:rsidRPr="005D193A" w:rsidRDefault="005D193A" w:rsidP="005D193A">
      <w:pPr>
        <w:rPr>
          <w:sz w:val="8"/>
          <w:szCs w:val="8"/>
        </w:rPr>
      </w:pPr>
    </w:p>
    <w:tbl>
      <w:tblPr>
        <w:tblStyle w:val="TableGrid"/>
        <w:tblW w:w="251.15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1"/>
        <w:gridCol w:w="3913"/>
        <w:gridCol w:w="459"/>
      </w:tblGrid>
      <w:tr w:rsidR="005D193A" w14:paraId="1FCA1D98" w14:textId="77777777" w:rsidTr="005D193A">
        <w:trPr>
          <w:trHeight w:val="259"/>
        </w:trPr>
        <w:tc>
          <w:tcPr>
            <w:tcW w:w="32.55pt" w:type="dxa"/>
          </w:tcPr>
          <w:p w14:paraId="2E49B92A" w14:textId="77777777" w:rsidR="005D193A" w:rsidRDefault="005D193A" w:rsidP="00367EA7">
            <w:pPr>
              <w:jc w:val="both"/>
              <w:rPr>
                <w:noProof/>
              </w:rPr>
            </w:pPr>
          </w:p>
        </w:tc>
        <w:tc>
          <w:tcPr>
            <w:tcW w:w="195.65pt" w:type="dxa"/>
          </w:tcPr>
          <w:p w14:paraId="5D515CDE" w14:textId="4907C1D6" w:rsidR="005D193A" w:rsidRPr="005D193A" w:rsidRDefault="005D193A" w:rsidP="005D193A">
            <w:pPr>
              <w:jc w:val="end"/>
              <w:rPr>
                <w:rFonts w:ascii="Latin Modern Math" w:hAnsi="Latin Modern Math"/>
                <w:iCs/>
                <w:sz w:val="16"/>
                <w:szCs w:val="16"/>
              </w:rPr>
            </w:pPr>
            <m:oMathPara>
              <m:oMathParaPr>
                <m:jc m:val="center"/>
              </m:oMathParaPr>
              <m:oMath>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1</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1</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2</m:t>
                    </m:r>
                  </m:sub>
                </m:sSub>
                <m:r>
                  <m:rPr>
                    <m:sty m:val="p"/>
                  </m:rPr>
                  <w:rPr>
                    <w:rFonts w:ascii="Latin Modern Math" w:hAnsi="Latin Modern Math"/>
                    <w:sz w:val="16"/>
                    <w:szCs w:val="16"/>
                  </w:rPr>
                  <m:t xml:space="preserve">= </m:t>
                </m:r>
                <m:sSub>
                  <m:sSubPr>
                    <m:ctrlPr>
                      <w:rPr>
                        <w:rFonts w:ascii="Latin Modern Math" w:hAnsi="Latin Modern Math"/>
                        <w:iCs/>
                        <w:sz w:val="16"/>
                        <w:szCs w:val="16"/>
                      </w:rPr>
                    </m:ctrlPr>
                  </m:sSubPr>
                  <m:e>
                    <m:r>
                      <m:rPr>
                        <m:sty m:val="p"/>
                      </m:rPr>
                      <w:rPr>
                        <w:rFonts w:ascii="Latin Modern Math" w:hAnsi="Latin Modern Math"/>
                        <w:sz w:val="16"/>
                        <w:szCs w:val="16"/>
                      </w:rPr>
                      <m:t>J</m:t>
                    </m:r>
                  </m:e>
                  <m:sub>
                    <m:r>
                      <m:rPr>
                        <m:sty m:val="p"/>
                      </m:rPr>
                      <w:rPr>
                        <w:rFonts w:ascii="Latin Modern Math" w:hAnsi="Latin Modern Math"/>
                        <w:sz w:val="16"/>
                        <w:szCs w:val="16"/>
                      </w:rPr>
                      <m:t>2</m:t>
                    </m:r>
                  </m:sub>
                </m:sSub>
                <m:sSub>
                  <m:sSubPr>
                    <m:ctrlPr>
                      <w:rPr>
                        <w:rFonts w:ascii="Latin Modern Math" w:hAnsi="Latin Modern Math"/>
                        <w:iCs/>
                        <w:sz w:val="16"/>
                        <w:szCs w:val="16"/>
                      </w:rPr>
                    </m:ctrlPr>
                  </m:sSubPr>
                  <m:e>
                    <m:r>
                      <m:rPr>
                        <m:sty m:val="p"/>
                      </m:rPr>
                      <w:rPr>
                        <w:rFonts w:ascii="Latin Modern Math" w:hAnsi="Latin Modern Math"/>
                        <w:sz w:val="16"/>
                        <w:szCs w:val="16"/>
                      </w:rPr>
                      <m:t>E</m:t>
                    </m:r>
                  </m:e>
                  <m:sub>
                    <m:r>
                      <m:rPr>
                        <m:sty m:val="p"/>
                      </m:rPr>
                      <w:rPr>
                        <w:rFonts w:ascii="Latin Modern Math" w:hAnsi="Latin Modern Math"/>
                        <w:sz w:val="16"/>
                        <w:szCs w:val="16"/>
                      </w:rPr>
                      <m:t>s</m:t>
                    </m:r>
                  </m:sub>
                </m:sSub>
              </m:oMath>
            </m:oMathPara>
          </w:p>
        </w:tc>
        <w:tc>
          <w:tcPr>
            <w:tcW w:w="22.95pt" w:type="dxa"/>
          </w:tcPr>
          <w:p w14:paraId="500D0D75" w14:textId="77777777" w:rsidR="005D193A" w:rsidRPr="002037D1" w:rsidRDefault="005D193A" w:rsidP="005D193A">
            <w:pPr>
              <w:spacing w:line="18pt" w:lineRule="auto"/>
              <w:jc w:val="both"/>
              <w:rPr>
                <w:noProof/>
                <w:sz w:val="16"/>
                <w:szCs w:val="16"/>
              </w:rPr>
            </w:pPr>
            <w:r w:rsidRPr="002037D1">
              <w:rPr>
                <w:noProof/>
                <w:sz w:val="16"/>
                <w:szCs w:val="16"/>
              </w:rPr>
              <w:t>(</w:t>
            </w:r>
            <w:r>
              <w:rPr>
                <w:noProof/>
                <w:sz w:val="16"/>
                <w:szCs w:val="16"/>
              </w:rPr>
              <w:t>3</w:t>
            </w:r>
            <w:r w:rsidRPr="002037D1">
              <w:rPr>
                <w:noProof/>
                <w:sz w:val="16"/>
                <w:szCs w:val="16"/>
              </w:rPr>
              <w:t>)</w:t>
            </w:r>
          </w:p>
        </w:tc>
      </w:tr>
    </w:tbl>
    <w:p w14:paraId="4083575D" w14:textId="5F88AA3C" w:rsidR="0070015B" w:rsidRDefault="00324E4D" w:rsidP="001E3C80">
      <w:pPr>
        <w:ind w:firstLine="13.50pt"/>
        <w:jc w:val="both"/>
        <w:rPr>
          <w:iCs/>
        </w:rPr>
      </w:pPr>
      <w:r w:rsidRPr="00324E4D">
        <w:t>Due to this shift invariance property, the phase difference between</w:t>
      </w:r>
      <w:r>
        <w:t xml:space="preserve"> the separated signal subspaces contains the term </w:t>
      </w:r>
      <w:r w:rsidRPr="00324E4D">
        <w:rPr>
          <w:i/>
          <w:iCs/>
        </w:rPr>
        <w:t>kd</w:t>
      </w:r>
      <w:r>
        <w:t>sin(</w:t>
      </w:r>
      <w:r w:rsidR="00A622CC" w:rsidRPr="00A622CC">
        <w:t>θ</w:t>
      </w:r>
      <w:r>
        <w:rPr>
          <w:iCs/>
        </w:rPr>
        <w:t xml:space="preserve">) where </w:t>
      </w:r>
      <w:r w:rsidRPr="000B3F2C">
        <w:rPr>
          <w:i/>
        </w:rPr>
        <w:t>k</w:t>
      </w:r>
      <w:r>
        <w:rPr>
          <w:iCs/>
        </w:rPr>
        <w:t xml:space="preserve"> is the wave number. The eigenvalue associated with the subspace</w:t>
      </w:r>
      <w:r w:rsidR="00D90F96">
        <w:rPr>
          <w:iCs/>
        </w:rPr>
        <w:t xml:space="preserve"> maintains the phase shift information, so the DoA estimation can be extracted from the eigenvalues using the equation below:</w:t>
      </w:r>
    </w:p>
    <w:p w14:paraId="759C36DD" w14:textId="77777777" w:rsidR="007244E6" w:rsidRPr="007244E6" w:rsidRDefault="007244E6" w:rsidP="005D193A">
      <w:pPr>
        <w:jc w:val="both"/>
        <w:rPr>
          <w:iCs/>
          <w:sz w:val="8"/>
          <w:szCs w:val="8"/>
        </w:rPr>
      </w:pPr>
    </w:p>
    <w:tbl>
      <w:tblPr>
        <w:tblStyle w:val="TableGrid"/>
        <w:tblW w:w="252.5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654"/>
        <w:gridCol w:w="3935"/>
        <w:gridCol w:w="461"/>
      </w:tblGrid>
      <w:tr w:rsidR="007244E6" w14:paraId="51DE4289" w14:textId="77777777" w:rsidTr="007244E6">
        <w:trPr>
          <w:trHeight w:val="427"/>
        </w:trPr>
        <w:tc>
          <w:tcPr>
            <w:tcW w:w="32.70pt" w:type="dxa"/>
          </w:tcPr>
          <w:p w14:paraId="56B330C8" w14:textId="77777777" w:rsidR="007244E6" w:rsidRDefault="007244E6" w:rsidP="00367EA7">
            <w:pPr>
              <w:jc w:val="both"/>
              <w:rPr>
                <w:noProof/>
              </w:rPr>
            </w:pPr>
          </w:p>
        </w:tc>
        <w:tc>
          <w:tcPr>
            <w:tcW w:w="196.75pt" w:type="dxa"/>
          </w:tcPr>
          <w:p w14:paraId="33634951" w14:textId="10A45483" w:rsidR="007244E6" w:rsidRPr="007244E6" w:rsidRDefault="007244E6" w:rsidP="00367EA7">
            <w:pPr>
              <w:jc w:val="end"/>
              <w:rPr>
                <w:rFonts w:ascii="Latin Modern Math" w:hAnsi="Latin Modern Math"/>
                <w:iCs/>
                <w:sz w:val="16"/>
                <w:szCs w:val="16"/>
              </w:rPr>
            </w:pPr>
            <m:oMathPara>
              <m:oMath>
                <m:acc>
                  <m:accPr>
                    <m:ctrlPr>
                      <w:rPr>
                        <w:rFonts w:ascii="Latin Modern Math" w:hAnsi="Latin Modern Math"/>
                        <w:iCs/>
                        <w:sz w:val="16"/>
                        <w:szCs w:val="16"/>
                      </w:rPr>
                    </m:ctrlPr>
                  </m:accPr>
                  <m:e>
                    <m:r>
                      <m:rPr>
                        <m:sty m:val="p"/>
                      </m:rPr>
                      <w:rPr>
                        <w:rFonts w:ascii="Latin Modern Math" w:hAnsi="Latin Modern Math" w:cs="Cambria Math"/>
                      </w:rPr>
                      <m:t>θ</m:t>
                    </m:r>
                  </m:e>
                </m:acc>
                <m:r>
                  <m:rPr>
                    <m:sty m:val="p"/>
                  </m:rPr>
                  <w:rPr>
                    <w:rFonts w:ascii="Latin Modern Math" w:hAnsi="Latin Modern Math"/>
                    <w:sz w:val="16"/>
                    <w:szCs w:val="16"/>
                  </w:rPr>
                  <m:t xml:space="preserve">= </m:t>
                </m:r>
                <m:sSup>
                  <m:sSupPr>
                    <m:ctrlPr>
                      <w:rPr>
                        <w:rFonts w:ascii="Latin Modern Math" w:hAnsi="Latin Modern Math"/>
                        <w:iCs/>
                        <w:sz w:val="16"/>
                        <w:szCs w:val="16"/>
                      </w:rPr>
                    </m:ctrlPr>
                  </m:sSupPr>
                  <m:e>
                    <m:r>
                      <m:rPr>
                        <m:sty m:val="p"/>
                      </m:rPr>
                      <w:rPr>
                        <w:rFonts w:ascii="Latin Modern Math" w:hAnsi="Latin Modern Math"/>
                        <w:sz w:val="16"/>
                        <w:szCs w:val="16"/>
                      </w:rPr>
                      <m:t>sin</m:t>
                    </m:r>
                  </m:e>
                  <m:sup>
                    <m:r>
                      <m:rPr>
                        <m:sty m:val="p"/>
                      </m:rPr>
                      <w:rPr>
                        <w:rFonts w:ascii="Latin Modern Math" w:hAnsi="Latin Modern Math"/>
                        <w:sz w:val="16"/>
                        <w:szCs w:val="16"/>
                      </w:rPr>
                      <m:t>-1</m:t>
                    </m:r>
                  </m:sup>
                </m:sSup>
                <m:r>
                  <m:rPr>
                    <m:sty m:val="p"/>
                  </m:rPr>
                  <w:rPr>
                    <w:rFonts w:ascii="Latin Modern Math" w:hAnsi="Latin Modern Math"/>
                    <w:sz w:val="16"/>
                    <w:szCs w:val="16"/>
                  </w:rPr>
                  <m:t>(</m:t>
                </m:r>
                <m:f>
                  <m:fPr>
                    <m:ctrlPr>
                      <w:rPr>
                        <w:rFonts w:ascii="Latin Modern Math" w:hAnsi="Latin Modern Math"/>
                        <w:iCs/>
                        <w:sz w:val="16"/>
                        <w:szCs w:val="16"/>
                      </w:rPr>
                    </m:ctrlPr>
                  </m:fPr>
                  <m:num>
                    <m:r>
                      <m:rPr>
                        <m:sty m:val="p"/>
                      </m:rPr>
                      <w:rPr>
                        <w:rFonts w:ascii="Latin Modern Math" w:hAnsi="Latin Modern Math"/>
                        <w:sz w:val="16"/>
                        <w:szCs w:val="16"/>
                      </w:rPr>
                      <m:t>∆λ</m:t>
                    </m:r>
                  </m:num>
                  <m:den>
                    <m:r>
                      <m:rPr>
                        <m:sty m:val="p"/>
                      </m:rPr>
                      <w:rPr>
                        <w:rFonts w:ascii="Latin Modern Math" w:hAnsi="Latin Modern Math"/>
                        <w:sz w:val="16"/>
                        <w:szCs w:val="16"/>
                      </w:rPr>
                      <m:t>kd</m:t>
                    </m:r>
                  </m:den>
                </m:f>
                <m:r>
                  <m:rPr>
                    <m:sty m:val="p"/>
                  </m:rPr>
                  <w:rPr>
                    <w:rFonts w:ascii="Latin Modern Math" w:hAnsi="Latin Modern Math"/>
                    <w:sz w:val="16"/>
                    <w:szCs w:val="16"/>
                  </w:rPr>
                  <m:t>)</m:t>
                </m:r>
              </m:oMath>
            </m:oMathPara>
          </w:p>
        </w:tc>
        <w:tc>
          <w:tcPr>
            <w:tcW w:w="23.05pt" w:type="dxa"/>
          </w:tcPr>
          <w:p w14:paraId="0300680B" w14:textId="77777777" w:rsidR="007244E6" w:rsidRPr="002037D1" w:rsidRDefault="007244E6" w:rsidP="00367EA7">
            <w:pPr>
              <w:rPr>
                <w:noProof/>
                <w:sz w:val="10"/>
                <w:szCs w:val="10"/>
              </w:rPr>
            </w:pPr>
          </w:p>
          <w:p w14:paraId="41A429A4" w14:textId="4E64A236" w:rsidR="007244E6" w:rsidRPr="002037D1" w:rsidRDefault="007244E6" w:rsidP="00367EA7">
            <w:pPr>
              <w:spacing w:line="18pt" w:lineRule="auto"/>
              <w:rPr>
                <w:noProof/>
                <w:sz w:val="16"/>
                <w:szCs w:val="16"/>
              </w:rPr>
            </w:pPr>
            <w:r w:rsidRPr="002037D1">
              <w:rPr>
                <w:noProof/>
                <w:sz w:val="16"/>
                <w:szCs w:val="16"/>
              </w:rPr>
              <w:t>(</w:t>
            </w:r>
            <w:r>
              <w:rPr>
                <w:noProof/>
                <w:sz w:val="16"/>
                <w:szCs w:val="16"/>
              </w:rPr>
              <w:t>5</w:t>
            </w:r>
            <w:r w:rsidRPr="002037D1">
              <w:rPr>
                <w:noProof/>
                <w:sz w:val="16"/>
                <w:szCs w:val="16"/>
              </w:rPr>
              <w:t>)</w:t>
            </w:r>
          </w:p>
        </w:tc>
      </w:tr>
    </w:tbl>
    <w:p w14:paraId="2F33E497" w14:textId="01E43381" w:rsidR="000100B9" w:rsidRPr="007244E6" w:rsidRDefault="000100B9" w:rsidP="007244E6">
      <w:pPr>
        <w:jc w:val="both"/>
        <w:rPr>
          <w:b/>
          <w:bCs/>
          <w:sz w:val="2"/>
          <w:szCs w:val="2"/>
        </w:rPr>
      </w:pP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EEB1CAF" w14:textId="77777777" w:rsidR="00764076" w:rsidRDefault="00A428E6" w:rsidP="00764076">
      <w:pPr>
        <w:keepNext/>
      </w:pPr>
      <w:r>
        <w:rPr>
          <w:noProof/>
        </w:rPr>
        <w:drawing>
          <wp:inline distT="0" distB="0" distL="0" distR="0" wp14:anchorId="60F84563" wp14:editId="0BD6E391">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2D837834" w:rsidR="004B368A" w:rsidRPr="00AD10FA" w:rsidRDefault="00764076" w:rsidP="00AD10FA">
      <w:pPr>
        <w:pStyle w:val="Caption"/>
        <w:rPr>
          <w:i w:val="0"/>
          <w:iCs w:val="0"/>
          <w:sz w:val="14"/>
          <w:szCs w:val="14"/>
        </w:rPr>
      </w:pPr>
      <w:r w:rsidRPr="00764076">
        <w:rPr>
          <w:i w:val="0"/>
          <w:iCs w:val="0"/>
          <w:sz w:val="14"/>
          <w:szCs w:val="14"/>
        </w:rPr>
        <w:t xml:space="preserve">Fig </w:t>
      </w:r>
      <w:r w:rsidRPr="00764076">
        <w:rPr>
          <w:i w:val="0"/>
          <w:iCs w:val="0"/>
          <w:sz w:val="14"/>
          <w:szCs w:val="14"/>
        </w:rPr>
        <w:fldChar w:fldCharType="begin"/>
      </w:r>
      <w:r w:rsidRPr="00764076">
        <w:rPr>
          <w:i w:val="0"/>
          <w:iCs w:val="0"/>
          <w:sz w:val="14"/>
          <w:szCs w:val="14"/>
        </w:rPr>
        <w:instrText xml:space="preserve"> SEQ Figure \* ARABIC </w:instrText>
      </w:r>
      <w:r w:rsidRPr="00764076">
        <w:rPr>
          <w:i w:val="0"/>
          <w:iCs w:val="0"/>
          <w:sz w:val="14"/>
          <w:szCs w:val="14"/>
        </w:rPr>
        <w:fldChar w:fldCharType="separate"/>
      </w:r>
      <w:r w:rsidR="008D5B36">
        <w:rPr>
          <w:i w:val="0"/>
          <w:iCs w:val="0"/>
          <w:noProof/>
          <w:sz w:val="14"/>
          <w:szCs w:val="14"/>
        </w:rPr>
        <w:t>4</w:t>
      </w:r>
      <w:r w:rsidRPr="00764076">
        <w:rPr>
          <w:i w:val="0"/>
          <w:iCs w:val="0"/>
          <w:sz w:val="14"/>
          <w:szCs w:val="14"/>
        </w:rPr>
        <w:fldChar w:fldCharType="end"/>
      </w:r>
      <w:r>
        <w:rPr>
          <w:i w:val="0"/>
          <w:iCs w:val="0"/>
          <w:sz w:val="14"/>
          <w:szCs w:val="14"/>
        </w:rPr>
        <w:t xml:space="preserve">. </w:t>
      </w:r>
      <w:r w:rsidRPr="00764076">
        <w:rPr>
          <w:i w:val="0"/>
          <w:iCs w:val="0"/>
          <w:sz w:val="14"/>
          <w:szCs w:val="14"/>
        </w:rPr>
        <w:t>MUSIC ULA/UCA DoA SNR vs. Accuracy Simulation</w:t>
      </w:r>
    </w:p>
    <w:p w14:paraId="20AB4EB8" w14:textId="3A878ED7" w:rsidR="00C2206C" w:rsidRDefault="00C2206C" w:rsidP="00AD10FA">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9D53CB3" w14:textId="77777777" w:rsidR="008D5B36" w:rsidRDefault="00A428E6" w:rsidP="008D5B36">
      <w:pPr>
        <w:keepNext/>
      </w:pPr>
      <w:r>
        <w:rPr>
          <w:noProof/>
        </w:rPr>
        <w:drawing>
          <wp:inline distT="0" distB="0" distL="0" distR="0" wp14:anchorId="26725E92" wp14:editId="25997980">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7FAE0647" w14:textId="414C8EF6" w:rsidR="00F30DEA" w:rsidRPr="00032D91" w:rsidRDefault="008D5B36" w:rsidP="00032D91">
      <w:pPr>
        <w:pStyle w:val="Caption"/>
        <w:rPr>
          <w:i w:val="0"/>
          <w:iCs w:val="0"/>
          <w:sz w:val="14"/>
          <w:szCs w:val="14"/>
        </w:rPr>
      </w:pPr>
      <w:r w:rsidRPr="008D5B36">
        <w:rPr>
          <w:i w:val="0"/>
          <w:iCs w:val="0"/>
          <w:sz w:val="14"/>
          <w:szCs w:val="14"/>
        </w:rPr>
        <w:t xml:space="preserve">Fig </w:t>
      </w:r>
      <w:r w:rsidRPr="008D5B36">
        <w:rPr>
          <w:i w:val="0"/>
          <w:iCs w:val="0"/>
          <w:sz w:val="14"/>
          <w:szCs w:val="14"/>
        </w:rPr>
        <w:fldChar w:fldCharType="begin"/>
      </w:r>
      <w:r w:rsidRPr="008D5B36">
        <w:rPr>
          <w:i w:val="0"/>
          <w:iCs w:val="0"/>
          <w:sz w:val="14"/>
          <w:szCs w:val="14"/>
        </w:rPr>
        <w:instrText xml:space="preserve"> SEQ Figure \* ARABIC </w:instrText>
      </w:r>
      <w:r w:rsidRPr="008D5B36">
        <w:rPr>
          <w:i w:val="0"/>
          <w:iCs w:val="0"/>
          <w:sz w:val="14"/>
          <w:szCs w:val="14"/>
        </w:rPr>
        <w:fldChar w:fldCharType="separate"/>
      </w:r>
      <w:r w:rsidRPr="008D5B36">
        <w:rPr>
          <w:i w:val="0"/>
          <w:iCs w:val="0"/>
          <w:noProof/>
          <w:sz w:val="14"/>
          <w:szCs w:val="14"/>
        </w:rPr>
        <w:t>5</w:t>
      </w:r>
      <w:r w:rsidRPr="008D5B36">
        <w:rPr>
          <w:i w:val="0"/>
          <w:iCs w:val="0"/>
          <w:sz w:val="14"/>
          <w:szCs w:val="14"/>
        </w:rPr>
        <w:fldChar w:fldCharType="end"/>
      </w:r>
      <w:r w:rsidRPr="008D5B36">
        <w:rPr>
          <w:i w:val="0"/>
          <w:iCs w:val="0"/>
          <w:sz w:val="14"/>
          <w:szCs w:val="14"/>
        </w:rPr>
        <w:t>. ESPRIT ULA/ULA DoA SNR vs. Accuracy Simulatio</w:t>
      </w:r>
      <w:r w:rsidR="00032D91">
        <w:rPr>
          <w:i w:val="0"/>
          <w:iCs w:val="0"/>
          <w:sz w:val="14"/>
          <w:szCs w:val="14"/>
        </w:rPr>
        <w:t>n</w:t>
      </w:r>
    </w:p>
    <w:p w14:paraId="09A48BEF" w14:textId="7A0CDC7D" w:rsidR="00F30DEA" w:rsidRDefault="0036654E" w:rsidP="00032D91">
      <w:pPr>
        <w:pStyle w:val="Heading3"/>
        <w:numPr>
          <w:ilvl w:val="0"/>
          <w:numId w:val="0"/>
        </w:numPr>
        <w:ind w:firstLine="13.5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lastRenderedPageBreak/>
        <w:t>Number of Snapshots vs. Accuracy</w:t>
      </w:r>
    </w:p>
    <w:p w14:paraId="3E2C8802" w14:textId="560201FD" w:rsidR="00CD5055" w:rsidRPr="00CD5055" w:rsidRDefault="00920A41" w:rsidP="00CD5055">
      <w:pPr>
        <w:pStyle w:val="Heading3"/>
        <w:numPr>
          <w:ilvl w:val="0"/>
          <w:numId w:val="0"/>
        </w:numPr>
        <w:ind w:firstLine="14.40pt"/>
        <w:rPr>
          <w:i w:val="0"/>
          <w:iCs w:val="0"/>
        </w:rPr>
      </w:pPr>
      <w:r w:rsidRPr="00920A41">
        <w:rPr>
          <w:i w:val="0"/>
          <w:iCs w:val="0"/>
        </w:rPr>
        <w:t>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5572865D">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0C0D2685" w14:textId="3285E77C" w:rsidR="001537E3" w:rsidRDefault="001537E3" w:rsidP="001537E3">
      <w:pPr>
        <w:rPr>
          <w:sz w:val="16"/>
          <w:szCs w:val="16"/>
        </w:rPr>
      </w:pPr>
      <w:r w:rsidRPr="004221F6">
        <w:rPr>
          <w:sz w:val="16"/>
          <w:szCs w:val="16"/>
        </w:rPr>
        <w:t xml:space="preserve">Fig </w:t>
      </w:r>
      <w:r>
        <w:rPr>
          <w:sz w:val="16"/>
          <w:szCs w:val="16"/>
        </w:rPr>
        <w:t>7</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6F8B82D2" w14:textId="77777777" w:rsidR="001537E3" w:rsidRPr="004B368A" w:rsidRDefault="001537E3" w:rsidP="001537E3">
      <w:pPr>
        <w:rPr>
          <w:sz w:val="8"/>
          <w:szCs w:val="8"/>
        </w:rPr>
      </w:pPr>
    </w:p>
    <w:p w14:paraId="252A427E" w14:textId="753A7485" w:rsidR="001537E3" w:rsidRDefault="00DF7DA1" w:rsidP="001537E3">
      <w:pPr>
        <w:pStyle w:val="Heading3"/>
        <w:numPr>
          <w:ilvl w:val="0"/>
          <w:numId w:val="0"/>
        </w:numPr>
        <w:ind w:firstLine="14.40pt"/>
        <w:rPr>
          <w:i w:val="0"/>
          <w:iCs w:val="0"/>
        </w:rPr>
      </w:pPr>
      <w:r w:rsidRPr="00DF7DA1">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24F7E756">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63FBEA2C" w14:textId="4403DBE2" w:rsidR="001537E3" w:rsidRDefault="001537E3" w:rsidP="001537E3">
      <w:pPr>
        <w:rPr>
          <w:sz w:val="16"/>
          <w:szCs w:val="16"/>
        </w:rPr>
      </w:pPr>
      <w:r w:rsidRPr="004221F6">
        <w:rPr>
          <w:sz w:val="16"/>
          <w:szCs w:val="16"/>
        </w:rPr>
        <w:t xml:space="preserve">Fig </w:t>
      </w:r>
      <w:r>
        <w:rPr>
          <w:sz w:val="16"/>
          <w:szCs w:val="16"/>
        </w:rPr>
        <w:t>8</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52538A4D" w14:textId="77777777" w:rsidR="001537E3" w:rsidRPr="00F30DEA" w:rsidRDefault="001537E3" w:rsidP="001537E3">
      <w:pPr>
        <w:rPr>
          <w:sz w:val="8"/>
          <w:szCs w:val="8"/>
        </w:rPr>
      </w:pPr>
    </w:p>
    <w:p w14:paraId="5CA2538D" w14:textId="5D1E518C" w:rsidR="001537E3" w:rsidRDefault="00DF7DA1" w:rsidP="001537E3">
      <w:pPr>
        <w:pStyle w:val="Heading3"/>
        <w:numPr>
          <w:ilvl w:val="0"/>
          <w:numId w:val="0"/>
        </w:numPr>
        <w:ind w:firstLine="14.40pt"/>
        <w:rPr>
          <w:i w:val="0"/>
          <w:iCs w:val="0"/>
        </w:rPr>
      </w:pPr>
      <w:r w:rsidRPr="00DF7DA1">
        <w:rPr>
          <w:i w:val="0"/>
          <w:iCs w:val="0"/>
        </w:rPr>
        <w:t xml:space="preserve">The final set of results evaluates the MUSIC algorithm under the ULA/ULA configuration as the number of snapshots is varied. In this case, both azimuth and elevation </w:t>
      </w:r>
      <w:r w:rsidRPr="00DF7DA1">
        <w:rPr>
          <w:i w:val="0"/>
          <w:iCs w:val="0"/>
        </w:rPr>
        <w:t>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These results suggest that array geometry has a greater impact on the required snapshot count than the choice 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7831AE48">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53E0C160" w:rsidR="001537E3" w:rsidRPr="001537E3" w:rsidRDefault="001537E3" w:rsidP="001537E3">
      <w:pPr>
        <w:rPr>
          <w:sz w:val="16"/>
          <w:szCs w:val="16"/>
        </w:rPr>
      </w:pPr>
      <w:r w:rsidRPr="004221F6">
        <w:rPr>
          <w:sz w:val="16"/>
          <w:szCs w:val="16"/>
        </w:rPr>
        <w:t xml:space="preserve">Fig </w:t>
      </w:r>
      <w:r>
        <w:rPr>
          <w:sz w:val="16"/>
          <w:szCs w:val="16"/>
        </w:rPr>
        <w:t>9</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1386B345" w14:textId="7A654425" w:rsidR="00861D8B" w:rsidRDefault="00F31853" w:rsidP="00861D8B">
      <w:pPr>
        <w:pStyle w:val="Heading1"/>
      </w:pPr>
      <w:r>
        <w:t>ANTENNA RADIATION PATTERN</w:t>
      </w:r>
    </w:p>
    <w:p w14:paraId="45157400" w14:textId="7594CD80" w:rsidR="00F31853" w:rsidRDefault="00B16DEC" w:rsidP="00711A2C">
      <w:pPr>
        <w:ind w:firstLine="14.40pt"/>
        <w:jc w:val="both"/>
      </w:pPr>
      <w:r>
        <w:t>An</w:t>
      </w:r>
      <w:del w:id="2" w:author="Logan Boxdorfer" w:date="2026-03-07T12:27:00Z" w16du:dateUtc="2026-03-07T18:27:00Z">
        <w:r w:rsidR="00711A2C" w:rsidRPr="00711A2C" w:rsidDel="00B16DEC">
          <w:delText>One i</w:delText>
        </w:r>
      </w:del>
      <w:r w:rsidR="00711A2C" w:rsidRPr="00711A2C">
        <w:t xml:space="preserve">mportant aspect of evaluating the performance of the antenna array configurations is </w:t>
      </w:r>
      <w:ins w:id="3" w:author="Logan Boxdorfer" w:date="2026-03-07T12:27:00Z" w16du:dateUtc="2026-03-07T18:27:00Z">
        <w:r>
          <w:t>understanding</w:t>
        </w:r>
      </w:ins>
      <w:del w:id="4" w:author="Logan Boxdorfer" w:date="2026-03-07T12:27:00Z" w16du:dateUtc="2026-03-07T18:27:00Z">
        <w:r w:rsidR="00711A2C" w:rsidRPr="00711A2C" w:rsidDel="00B16DEC">
          <w:delText xml:space="preserve">visualizing </w:delText>
        </w:r>
      </w:del>
      <w:r w:rsidR="00711A2C" w:rsidRPr="00711A2C">
        <w:t>their radiation patterns</w:t>
      </w:r>
      <w:ins w:id="5" w:author="Logan Boxdorfer" w:date="2026-03-07T12:27:00Z" w16du:dateUtc="2026-03-07T18:27:00Z">
        <w:r>
          <w:t xml:space="preserve"> and how it affects the estimations</w:t>
        </w:r>
      </w:ins>
      <w:r w:rsidR="00711A2C" w:rsidRPr="00711A2C">
        <w:t>. The radiation pattern describes the</w:t>
      </w:r>
      <w:del w:id="6" w:author="Logan Boxdorfer" w:date="2026-03-07T12:28:00Z" w16du:dateUtc="2026-03-07T18:28:00Z">
        <w:r w:rsidR="00711A2C" w:rsidRPr="00711A2C" w:rsidDel="00B16DEC">
          <w:delText xml:space="preserve"> spatial </w:delText>
        </w:r>
      </w:del>
      <w:r w:rsidR="00711A2C" w:rsidRPr="00711A2C">
        <w:t>sensitivity of the array</w:t>
      </w:r>
      <w:ins w:id="7" w:author="Logan Boxdorfer" w:date="2026-03-07T12:28:00Z" w16du:dateUtc="2026-03-07T18:28:00Z">
        <w:r>
          <w:t xml:space="preserve"> from every possible signal source direction</w:t>
        </w:r>
      </w:ins>
      <w:del w:id="8" w:author="Logan Boxdorfer" w:date="2026-03-07T12:29:00Z" w16du:dateUtc="2026-03-07T18:29:00Z">
        <w:r w:rsidR="00711A2C" w:rsidRPr="00711A2C" w:rsidDel="00CF151E">
          <w:delText xml:space="preserve"> and provides insight into how incoming signals are received from different directions</w:delText>
        </w:r>
      </w:del>
      <w:r w:rsidR="00711A2C" w:rsidRPr="00711A2C">
        <w:t xml:space="preserve">. In this </w:t>
      </w:r>
      <w:ins w:id="9" w:author="Logan Boxdorfer" w:date="2026-03-07T12:29:00Z" w16du:dateUtc="2026-03-07T18:29:00Z">
        <w:r w:rsidR="00CF151E">
          <w:t>study</w:t>
        </w:r>
      </w:ins>
      <w:del w:id="10" w:author="Logan Boxdorfer" w:date="2026-03-07T12:29:00Z" w16du:dateUtc="2026-03-07T18:29:00Z">
        <w:r w:rsidR="00711A2C" w:rsidRPr="00711A2C" w:rsidDel="00CF151E">
          <w:delText>work</w:delText>
        </w:r>
      </w:del>
      <w:r w:rsidR="00711A2C" w:rsidRPr="00711A2C">
        <w:t>, the MATLAB Antenna Toolbox is used to simulate and visualize the radiation characteristics of the array configurations.</w:t>
      </w:r>
    </w:p>
    <w:p w14:paraId="77677453" w14:textId="4DD1C71C" w:rsidR="00F31853" w:rsidRDefault="007A5B47" w:rsidP="00F31853">
      <w:pPr>
        <w:pStyle w:val="Heading2"/>
      </w:pPr>
      <w:r>
        <w:t>UCA</w:t>
      </w:r>
    </w:p>
    <w:p w14:paraId="11646185" w14:textId="044B3BE8" w:rsidR="00711A2C" w:rsidRDefault="005B3561" w:rsidP="006C77E4">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w:t>
      </w:r>
      <w:del w:id="11" w:author="Logan Boxdorfer" w:date="2026-03-07T10:08:00Z" w16du:dateUtc="2026-03-07T16:08:00Z">
        <w:r w:rsidRPr="005B3561" w:rsidDel="001F7494">
          <w:rPr>
            <w:i w:val="0"/>
            <w:iCs w:val="0"/>
          </w:rPr>
          <w:delText>.</w:delText>
        </w:r>
      </w:del>
      <w:r w:rsidR="00CF151E">
        <w:rPr>
          <w:i w:val="0"/>
          <w:iCs w:val="0"/>
        </w:rPr>
        <w:t xml:space="preserve"> </w:t>
      </w:r>
      <w:r w:rsidR="00046E4E">
        <w:rPr>
          <w:i w:val="0"/>
          <w:iCs w:val="0"/>
        </w:rPr>
        <w:t xml:space="preserve">The dimensions of the UCA included in this </w:t>
      </w:r>
      <w:r w:rsidR="00CF151E">
        <w:rPr>
          <w:i w:val="0"/>
          <w:iCs w:val="0"/>
        </w:rPr>
        <w:t xml:space="preserve">project </w:t>
      </w:r>
      <w:r w:rsidR="00046E4E">
        <w:rPr>
          <w:i w:val="0"/>
          <w:iCs w:val="0"/>
        </w:rPr>
        <w:t>is one with a radius of 0.5</w:t>
      </w:r>
      <w:r w:rsidR="00046E4E" w:rsidRPr="00046E4E">
        <w:rPr>
          <w:i w:val="0"/>
          <w:iCs w:val="0"/>
        </w:rPr>
        <w:t>λ</w:t>
      </w:r>
      <w:r w:rsidR="00046E4E">
        <w:rPr>
          <w:i w:val="0"/>
          <w:iCs w:val="0"/>
        </w:rPr>
        <w:t xml:space="preserve"> and a chord spacing of 0.707</w:t>
      </w:r>
      <w:r w:rsidR="00046E4E" w:rsidRPr="00046E4E">
        <w:rPr>
          <w:i w:val="0"/>
          <w:iCs w:val="0"/>
        </w:rPr>
        <w:t>λ</w:t>
      </w:r>
      <w:r w:rsidR="00046E4E">
        <w:rPr>
          <w:i w:val="0"/>
          <w:iCs w:val="0"/>
        </w:rPr>
        <w:t xml:space="preserve">. </w:t>
      </w:r>
      <w:r w:rsidR="00D95839">
        <w:rPr>
          <w:i w:val="0"/>
          <w:iCs w:val="0"/>
        </w:rPr>
        <w:t xml:space="preserve">These dimensions were chosen to </w:t>
      </w:r>
      <w:r w:rsidR="00EF648D">
        <w:rPr>
          <w:i w:val="0"/>
          <w:iCs w:val="0"/>
        </w:rPr>
        <w:t>avoid grating lobes, and to mitigate mutual coupling between elements.</w:t>
      </w:r>
      <w:r w:rsidR="00486136" w:rsidRPr="00486136">
        <w:rPr>
          <w:i w:val="0"/>
          <w:iCs w:val="0"/>
        </w:rPr>
        <w:t xml:space="preserve"> Fig. 10</w:t>
      </w:r>
      <w:r w:rsidR="006C77E4">
        <w:rPr>
          <w:i w:val="0"/>
          <w:iCs w:val="0"/>
        </w:rPr>
        <w:t xml:space="preserve"> below shows the characteristics of the UCA</w:t>
      </w:r>
    </w:p>
    <w:p w14:paraId="44A22BFC" w14:textId="77777777" w:rsidR="006C77E4" w:rsidRPr="006C77E4" w:rsidRDefault="006C77E4" w:rsidP="006C77E4">
      <w:pPr>
        <w:rPr>
          <w:sz w:val="8"/>
          <w:szCs w:val="8"/>
        </w:rPr>
      </w:pPr>
    </w:p>
    <w:p w14:paraId="3383772D" w14:textId="77777777" w:rsidR="006C77E4" w:rsidRDefault="007169E9" w:rsidP="006C77E4">
      <w:pPr>
        <w:keepNext/>
      </w:pPr>
      <w:r>
        <w:rPr>
          <w:noProof/>
        </w:rPr>
        <w:drawing>
          <wp:inline distT="0" distB="0" distL="0" distR="0" wp14:anchorId="631F5671" wp14:editId="44441BA5">
            <wp:extent cx="1945888" cy="747131"/>
            <wp:effectExtent l="0" t="0" r="0" b="0"/>
            <wp:docPr id="104138726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1387266" name=""/>
                    <pic:cNvPicPr/>
                  </pic:nvPicPr>
                  <pic:blipFill rotWithShape="1">
                    <a:blip r:embed="rId21"/>
                    <a:srcRect r="37.025%" b="44.657%"/>
                    <a:stretch>
                      <a:fillRect/>
                    </a:stretch>
                  </pic:blipFill>
                  <pic:spPr bwMode="auto">
                    <a:xfrm>
                      <a:off x="0" y="0"/>
                      <a:ext cx="1945888" cy="747131"/>
                    </a:xfrm>
                    <a:prstGeom prst="rect">
                      <a:avLst/>
                    </a:prstGeom>
                    <a:ln>
                      <a:noFill/>
                    </a:ln>
                    <a:extLst>
                      <a:ext uri="{53640926-AAD7-44D8-BBD7-CCE9431645EC}">
                        <a14:shadowObscured xmlns:a14="http://schemas.microsoft.com/office/drawing/2010/main"/>
                      </a:ext>
                    </a:extLst>
                  </pic:spPr>
                </pic:pic>
              </a:graphicData>
            </a:graphic>
          </wp:inline>
        </w:drawing>
      </w:r>
    </w:p>
    <w:p w14:paraId="2B7397A1" w14:textId="6814E483" w:rsidR="007169E9" w:rsidRPr="00E96EB4" w:rsidRDefault="006C77E4" w:rsidP="006C77E4">
      <w:pPr>
        <w:pStyle w:val="Caption"/>
        <w:rPr>
          <w:i w:val="0"/>
          <w:iCs w:val="0"/>
          <w:sz w:val="14"/>
          <w:szCs w:val="14"/>
        </w:rPr>
      </w:pPr>
      <w:r w:rsidRPr="00E96EB4">
        <w:rPr>
          <w:i w:val="0"/>
          <w:iCs w:val="0"/>
          <w:sz w:val="14"/>
          <w:szCs w:val="14"/>
        </w:rPr>
        <w:t xml:space="preserve">Fig </w:t>
      </w:r>
      <w:r w:rsidRPr="00E96EB4">
        <w:rPr>
          <w:i w:val="0"/>
          <w:iCs w:val="0"/>
          <w:sz w:val="14"/>
          <w:szCs w:val="14"/>
        </w:rPr>
        <w:fldChar w:fldCharType="begin"/>
      </w:r>
      <w:r w:rsidRPr="00E96EB4">
        <w:rPr>
          <w:i w:val="0"/>
          <w:iCs w:val="0"/>
          <w:sz w:val="14"/>
          <w:szCs w:val="14"/>
        </w:rPr>
        <w:instrText xml:space="preserve"> SEQ Figure \* ARABIC </w:instrText>
      </w:r>
      <w:r w:rsidRPr="00E96EB4">
        <w:rPr>
          <w:i w:val="0"/>
          <w:iCs w:val="0"/>
          <w:sz w:val="14"/>
          <w:szCs w:val="14"/>
        </w:rPr>
        <w:fldChar w:fldCharType="separate"/>
      </w:r>
      <w:r w:rsidR="008D5B36">
        <w:rPr>
          <w:i w:val="0"/>
          <w:iCs w:val="0"/>
          <w:noProof/>
          <w:sz w:val="14"/>
          <w:szCs w:val="14"/>
        </w:rPr>
        <w:t>6</w:t>
      </w:r>
      <w:r w:rsidRPr="00E96EB4">
        <w:rPr>
          <w:i w:val="0"/>
          <w:iCs w:val="0"/>
          <w:sz w:val="14"/>
          <w:szCs w:val="14"/>
        </w:rPr>
        <w:fldChar w:fldCharType="end"/>
      </w:r>
      <w:r w:rsidRPr="00E96EB4">
        <w:rPr>
          <w:i w:val="0"/>
          <w:iCs w:val="0"/>
          <w:sz w:val="14"/>
          <w:szCs w:val="14"/>
        </w:rPr>
        <w:t>. UCA Layout</w:t>
      </w:r>
    </w:p>
    <w:p w14:paraId="0CE7E563" w14:textId="6721463E" w:rsidR="005519E2" w:rsidRPr="005519E2" w:rsidRDefault="005519E2" w:rsidP="005519E2"/>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lastRenderedPageBreak/>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2"/>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3"/>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4"/>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60213D26" w:rsidR="006E47E8" w:rsidRDefault="00711A2C" w:rsidP="006013EC">
      <w:pPr>
        <w:rPr>
          <w:sz w:val="16"/>
          <w:szCs w:val="16"/>
        </w:rPr>
      </w:pPr>
      <w:r w:rsidRPr="004221F6">
        <w:rPr>
          <w:sz w:val="16"/>
          <w:szCs w:val="16"/>
        </w:rPr>
        <w:t xml:space="preserve">Fig </w:t>
      </w:r>
      <w:r>
        <w:rPr>
          <w:sz w:val="16"/>
          <w:szCs w:val="16"/>
        </w:rPr>
        <w:t>10</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w:t>
      </w:r>
      <w:r w:rsidR="006B5711">
        <w:rPr>
          <w:sz w:val="16"/>
          <w:szCs w:val="16"/>
        </w:rPr>
        <w:t>Middle</w:t>
      </w:r>
      <w:r w:rsidR="006013EC">
        <w:rPr>
          <w:sz w:val="16"/>
          <w:szCs w:val="16"/>
        </w:rPr>
        <w:t>) &amp; 3D Radiation</w:t>
      </w:r>
    </w:p>
    <w:p w14:paraId="157399E7" w14:textId="77777777" w:rsidR="001F7494" w:rsidRDefault="001F7494" w:rsidP="006013EC">
      <w:pPr>
        <w:rPr>
          <w:sz w:val="16"/>
          <w:szCs w:val="16"/>
        </w:rPr>
      </w:pPr>
    </w:p>
    <w:p w14:paraId="52BA1550" w14:textId="3A96454D" w:rsidR="001F7494" w:rsidRPr="00414009" w:rsidRDefault="00B80D43" w:rsidP="00414009">
      <w:pPr>
        <w:ind w:firstLine="14.40pt"/>
        <w:jc w:val="both"/>
      </w:pPr>
      <w:r w:rsidRPr="00414009">
        <w:t xml:space="preserve">Fig. 10 above presents radiation pattern corresponding to </w:t>
      </w:r>
      <w:r w:rsidR="00F510BF" w:rsidRPr="00414009">
        <w:t xml:space="preserve">M-element </w:t>
      </w:r>
      <w:r w:rsidRPr="00414009">
        <w:t xml:space="preserve">UCA configuration where M = 4. </w:t>
      </w:r>
      <w:r w:rsidR="00F510BF" w:rsidRPr="00414009">
        <w:t>It was</w:t>
      </w:r>
      <w:r w:rsidR="00D45D6A" w:rsidRPr="00414009">
        <w:t xml:space="preserve"> found</w:t>
      </w:r>
      <w:r w:rsidR="00F510BF" w:rsidRPr="00414009">
        <w:t xml:space="preserve"> that</w:t>
      </w:r>
      <w:r w:rsidR="00D45D6A" w:rsidRPr="00414009">
        <w:t xml:space="preserve"> i</w:t>
      </w:r>
      <w:r w:rsidRPr="00414009">
        <w:t xml:space="preserve">ncreasing the number of elements to M = 8 would produce a </w:t>
      </w:r>
      <w:r w:rsidR="00F510BF" w:rsidRPr="00414009">
        <w:t xml:space="preserve">complete omnidirectional azimuth response. </w:t>
      </w:r>
      <w:r w:rsidR="004B5AE8" w:rsidRPr="00414009">
        <w:t xml:space="preserve">However, the implemented system was limited to 4 synchronized reciever channels due to the phase-coherence necessity, as well as the limited documentation and subsequent ability to synchronize between </w:t>
      </w:r>
      <w:commentRangeStart w:id="12"/>
      <w:r w:rsidR="004B5AE8" w:rsidRPr="00414009">
        <w:t>Zynq boards</w:t>
      </w:r>
      <w:commentRangeEnd w:id="12"/>
      <w:r w:rsidR="004B5AE8">
        <w:rPr>
          <w:rStyle w:val="CommentReference"/>
          <w:sz w:val="20"/>
          <w:szCs w:val="20"/>
        </w:rPr>
        <w:commentReference w:id="12"/>
      </w:r>
      <w:r w:rsidR="004B5AE8" w:rsidRPr="00414009">
        <w:t>.</w:t>
      </w:r>
      <w:r w:rsidR="00C506D0">
        <w:t xml:space="preserve"> </w:t>
      </w:r>
    </w:p>
    <w:p w14:paraId="0B142BCC" w14:textId="7E9EED65" w:rsidR="000F5D6B" w:rsidRDefault="000F5D6B" w:rsidP="000F5D6B">
      <w:pPr>
        <w:pStyle w:val="Heading2"/>
      </w:pPr>
      <w:r>
        <w:t>ULA Pattern</w:t>
      </w:r>
    </w:p>
    <w:p w14:paraId="22123AEC" w14:textId="215491E9"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w:t>
      </w:r>
      <w:r w:rsidR="007A5B47" w:rsidRPr="007A5B47">
        <w:rPr>
          <w:i w:val="0"/>
          <w:iCs w:val="0"/>
        </w:rPr>
        <w:t>A 4-element ULA is a commonly used configuration for DoA estimation because it provides sufficient spatial sampling of the incoming wave while keeping the array size and hardware complexity low</w:t>
      </w:r>
      <w:r w:rsidR="007A5B47">
        <w:rPr>
          <w:i w:val="0"/>
          <w:iCs w:val="0"/>
        </w:rPr>
        <w:t>. Using small monopole antennas</w:t>
      </w:r>
    </w:p>
    <w:p w14:paraId="3ADD36D6" w14:textId="77777777" w:rsidR="0050431D" w:rsidRPr="0050431D" w:rsidRDefault="0050431D" w:rsidP="0050431D">
      <w:pPr>
        <w:rPr>
          <w:sz w:val="8"/>
          <w:szCs w:val="8"/>
        </w:rPr>
      </w:pPr>
    </w:p>
    <w:p w14:paraId="79D71953" w14:textId="4FFCD5BB"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9"/>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30"/>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31"/>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ins w:id="13" w:author="Logan Boxdorfer" w:date="2026-03-07T11:54:00Z" w16du:dateUtc="2026-03-07T17:54:00Z">
        <w:r w:rsidR="007170C8" w:rsidRPr="007170C8">
          <w:rPr>
            <w:noProof/>
          </w:rPr>
          <w:t xml:space="preserve"> </w:t>
        </w:r>
      </w:ins>
    </w:p>
    <w:p w14:paraId="2AD6712D" w14:textId="4E6FD7C6" w:rsidR="004C3510" w:rsidRDefault="006013EC" w:rsidP="007170C8">
      <w:pPr>
        <w:rPr>
          <w:sz w:val="16"/>
          <w:szCs w:val="16"/>
        </w:rPr>
      </w:pPr>
      <w:r w:rsidRPr="004221F6">
        <w:rPr>
          <w:sz w:val="16"/>
          <w:szCs w:val="16"/>
        </w:rPr>
        <w:t xml:space="preserve">Fig </w:t>
      </w:r>
      <w:r>
        <w:rPr>
          <w:sz w:val="16"/>
          <w:szCs w:val="16"/>
        </w:rPr>
        <w:t>1</w:t>
      </w:r>
      <w:r w:rsidR="00C366A0">
        <w:rPr>
          <w:sz w:val="16"/>
          <w:szCs w:val="16"/>
        </w:rPr>
        <w:t>1</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w:t>
      </w:r>
      <w:ins w:id="14" w:author="Logan Boxdorfer" w:date="2026-03-07T10:40:00Z" w16du:dateUtc="2026-03-07T16:40:00Z">
        <w:r w:rsidR="00EA3A4C">
          <w:rPr>
            <w:sz w:val="16"/>
            <w:szCs w:val="16"/>
          </w:rPr>
          <w:t>Middle</w:t>
        </w:r>
      </w:ins>
      <w:del w:id="15" w:author="Logan Boxdorfer" w:date="2026-03-07T10:40:00Z" w16du:dateUtc="2026-03-07T16:40:00Z">
        <w:r w:rsidDel="00EA3A4C">
          <w:rPr>
            <w:sz w:val="16"/>
            <w:szCs w:val="16"/>
          </w:rPr>
          <w:delText>Right</w:delText>
        </w:r>
      </w:del>
      <w:r>
        <w:rPr>
          <w:sz w:val="16"/>
          <w:szCs w:val="16"/>
        </w:rPr>
        <w:t>) &amp; 3D Radiation</w:t>
      </w:r>
    </w:p>
    <w:p w14:paraId="68CC416D" w14:textId="77777777" w:rsidR="007170C8" w:rsidRPr="007170C8" w:rsidRDefault="007170C8" w:rsidP="007170C8">
      <w:pPr>
        <w:rPr>
          <w:ins w:id="16" w:author="Logan Boxdorfer" w:date="2026-03-07T10:43:00Z" w16du:dateUtc="2026-03-07T16:43:00Z"/>
          <w:sz w:val="16"/>
          <w:szCs w:val="16"/>
        </w:rPr>
      </w:pPr>
    </w:p>
    <w:p w14:paraId="1362254C" w14:textId="7FB74427" w:rsidR="00EB2632" w:rsidRDefault="00EB2632" w:rsidP="00EB2632">
      <w:pPr>
        <w:pStyle w:val="Heading3"/>
        <w:numPr>
          <w:ilvl w:val="0"/>
          <w:numId w:val="0"/>
        </w:numPr>
        <w:ind w:firstLine="14.40pt"/>
        <w:rPr>
          <w:ins w:id="17" w:author="Logan Boxdorfer" w:date="2026-03-07T10:43:00Z" w16du:dateUtc="2026-03-07T16:43:00Z"/>
          <w:i w:val="0"/>
          <w:iCs w:val="0"/>
        </w:rPr>
      </w:pPr>
      <w:ins w:id="18" w:author="Logan Boxdorfer" w:date="2026-03-07T10:43:00Z" w16du:dateUtc="2026-03-07T16:43:00Z">
        <w:r w:rsidRPr="00C366A0">
          <w:rPr>
            <w:i w:val="0"/>
            <w:iCs w:val="0"/>
          </w:rPr>
          <w:t>As shown in Fig. 11</w:t>
        </w:r>
      </w:ins>
      <w:ins w:id="19" w:author="Logan Boxdorfer" w:date="2026-03-07T10:44:00Z" w16du:dateUtc="2026-03-07T16:44:00Z">
        <w:r>
          <w:rPr>
            <w:i w:val="0"/>
            <w:iCs w:val="0"/>
          </w:rPr>
          <w:t xml:space="preserve"> above</w:t>
        </w:r>
      </w:ins>
      <w:ins w:id="20" w:author="Logan Boxdorfer" w:date="2026-03-07T10:43:00Z" w16du:dateUtc="2026-03-07T16:43:00Z">
        <w:r w:rsidRPr="00C366A0">
          <w:rPr>
            <w:i w:val="0"/>
            <w:iCs w:val="0"/>
          </w:rPr>
          <w:t>, the</w:t>
        </w:r>
      </w:ins>
      <w:ins w:id="21" w:author="Logan Boxdorfer" w:date="2026-03-07T10:44:00Z" w16du:dateUtc="2026-03-07T16:44:00Z">
        <w:r w:rsidR="001943F6">
          <w:rPr>
            <w:i w:val="0"/>
            <w:iCs w:val="0"/>
          </w:rPr>
          <w:t xml:space="preserve"> radiation pattern of the ULA produces very strong</w:t>
        </w:r>
      </w:ins>
      <w:ins w:id="22" w:author="Logan Boxdorfer" w:date="2026-03-07T11:04:00Z" w16du:dateUtc="2026-03-07T17:04:00Z">
        <w:r w:rsidR="00E43E04">
          <w:rPr>
            <w:i w:val="0"/>
            <w:iCs w:val="0"/>
          </w:rPr>
          <w:t xml:space="preserve"> gain (6dB) in the </w:t>
        </w:r>
      </w:ins>
      <w:ins w:id="23" w:author="Logan Boxdorfer" w:date="2026-03-07T11:05:00Z" w16du:dateUtc="2026-03-07T17:05:00Z">
        <w:r w:rsidR="00FF31EB">
          <w:rPr>
            <w:i w:val="0"/>
            <w:iCs w:val="0"/>
          </w:rPr>
          <w:t xml:space="preserve">broadside direction in reference to the axis of the array, </w:t>
        </w:r>
      </w:ins>
      <w:ins w:id="24" w:author="Logan Boxdorfer" w:date="2026-03-07T10:43:00Z" w16du:dateUtc="2026-03-07T16:43:00Z">
        <w:r w:rsidRPr="00C366A0">
          <w:rPr>
            <w:i w:val="0"/>
            <w:iCs w:val="0"/>
          </w:rPr>
          <w:t>producing a dominant main lobe along with several sidelobes and nulls.</w:t>
        </w:r>
        <w:r>
          <w:rPr>
            <w:i w:val="0"/>
            <w:iCs w:val="0"/>
          </w:rPr>
          <w:t xml:space="preserve"> This array design has strong response to the front and back of the array but poor performace on the sides of the array.</w:t>
        </w:r>
      </w:ins>
    </w:p>
    <w:p w14:paraId="39EB938C" w14:textId="77777777" w:rsidR="00EB2632" w:rsidRPr="004C3510" w:rsidRDefault="00EB2632" w:rsidP="004C3510">
      <w:pPr>
        <w:jc w:val="both"/>
      </w:pPr>
    </w:p>
    <w:p w14:paraId="1C765D3B" w14:textId="7A67541A" w:rsidR="00606730" w:rsidRDefault="00606730" w:rsidP="00F126D6">
      <w:pPr>
        <w:pStyle w:val="Heading1"/>
      </w:pPr>
      <w:r>
        <w:t>L</w:t>
      </w:r>
      <w:r w:rsidR="0068527B">
        <w:t>IVE</w:t>
      </w:r>
      <w:r>
        <w:t xml:space="preserve"> DEMO TESTING SET-UP</w:t>
      </w:r>
    </w:p>
    <w:p w14:paraId="3AEBFB12" w14:textId="5292EB6E" w:rsidR="00606730" w:rsidRDefault="008E0EFB" w:rsidP="008E0EFB">
      <w:pPr>
        <w:ind w:firstLine="14.40pt"/>
        <w:jc w:val="both"/>
        <w:rPr>
          <w:noProof/>
        </w:rPr>
      </w:pPr>
      <w:r w:rsidRPr="008E0EFB">
        <w:rPr>
          <w:noProof/>
        </w:rPr>
        <w:t>Our live demonstration platform is a fully operational Direction-of-Arrival (DoA) estimation system designed for real-time azimuth, elevation, and range tracking</w:t>
      </w:r>
      <w:r>
        <w:rPr>
          <w:noProof/>
        </w:rPr>
        <w:t xml:space="preserve"> of an RF source. </w:t>
      </w:r>
      <w:r w:rsidRPr="008E0EFB">
        <w:rPr>
          <w:noProof/>
        </w:rPr>
        <w:t>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w:t>
      </w:r>
    </w:p>
    <w:p w14:paraId="5CFFE9AF" w14:textId="788CBA9E" w:rsidR="00634D86" w:rsidRDefault="00634D86" w:rsidP="00634D86">
      <w:r w:rsidRPr="00634D86">
        <w:rPr>
          <w:noProof/>
        </w:rPr>
        <w:drawing>
          <wp:inline distT="0" distB="0" distL="0" distR="0" wp14:anchorId="49E02C0B" wp14:editId="350DF0E7">
            <wp:extent cx="3207549" cy="1399430"/>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32"/>
                    <a:stretch>
                      <a:fillRect/>
                    </a:stretch>
                  </pic:blipFill>
                  <pic:spPr>
                    <a:xfrm>
                      <a:off x="0" y="0"/>
                      <a:ext cx="3236639" cy="1412122"/>
                    </a:xfrm>
                    <a:prstGeom prst="rect">
                      <a:avLst/>
                    </a:prstGeom>
                  </pic:spPr>
                </pic:pic>
              </a:graphicData>
            </a:graphic>
          </wp:inline>
        </w:drawing>
      </w:r>
    </w:p>
    <w:p w14:paraId="2F8E5AE9" w14:textId="0B3B905A" w:rsidR="008E0EFB" w:rsidRDefault="008E0EFB" w:rsidP="008E0EFB">
      <w:pPr>
        <w:rPr>
          <w:sz w:val="16"/>
          <w:szCs w:val="16"/>
        </w:rPr>
      </w:pPr>
      <w:r w:rsidRPr="004221F6">
        <w:rPr>
          <w:sz w:val="16"/>
          <w:szCs w:val="16"/>
        </w:rPr>
        <w:t xml:space="preserve">Fig </w:t>
      </w:r>
      <w:r w:rsidR="001537E3">
        <w:rPr>
          <w:sz w:val="16"/>
          <w:szCs w:val="16"/>
        </w:rPr>
        <w:t>1</w:t>
      </w:r>
      <w:r w:rsidR="00C366A0">
        <w:rPr>
          <w:sz w:val="16"/>
          <w:szCs w:val="16"/>
        </w:rPr>
        <w:t>2</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61C5A298" w:rsidR="008E0EFB" w:rsidRDefault="00F93CEB" w:rsidP="008E0EFB">
      <w:pPr>
        <w:ind w:firstLine="14.40pt"/>
        <w:jc w:val="both"/>
        <w:rPr>
          <w:noProof/>
        </w:rPr>
      </w:pPr>
      <w:r w:rsidRPr="00F93CEB">
        <w:rPr>
          <w:noProof/>
        </w:rPr>
        <w:t>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angle verification and real-time tracking demonstrations without requiring large laboratory infrastructure.</w:t>
      </w:r>
    </w:p>
    <w:p w14:paraId="35D3E306" w14:textId="4BE9A11D" w:rsidR="00A72604" w:rsidRDefault="0059675F" w:rsidP="0059675F">
      <w:r w:rsidRPr="0059675F">
        <w:rPr>
          <w:noProof/>
        </w:rPr>
        <w:drawing>
          <wp:inline distT="0" distB="0" distL="0" distR="0" wp14:anchorId="5DBF1373" wp14:editId="35892846">
            <wp:extent cx="2906599" cy="2146852"/>
            <wp:effectExtent l="0" t="0" r="8255" b="635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33"/>
                    <a:stretch>
                      <a:fillRect/>
                    </a:stretch>
                  </pic:blipFill>
                  <pic:spPr>
                    <a:xfrm>
                      <a:off x="0" y="0"/>
                      <a:ext cx="2943452" cy="2174072"/>
                    </a:xfrm>
                    <a:prstGeom prst="rect">
                      <a:avLst/>
                    </a:prstGeom>
                  </pic:spPr>
                </pic:pic>
              </a:graphicData>
            </a:graphic>
          </wp:inline>
        </w:drawing>
      </w:r>
    </w:p>
    <w:p w14:paraId="6711C3B8" w14:textId="15D6CEDF" w:rsidR="008E0EFB" w:rsidRPr="0059675F" w:rsidRDefault="00F93CEB" w:rsidP="0059675F">
      <w:pPr>
        <w:rPr>
          <w:sz w:val="16"/>
          <w:szCs w:val="16"/>
        </w:rPr>
      </w:pPr>
      <w:r w:rsidRPr="004221F6">
        <w:rPr>
          <w:sz w:val="16"/>
          <w:szCs w:val="16"/>
        </w:rPr>
        <w:t xml:space="preserve">Fig </w:t>
      </w:r>
      <w:r w:rsidR="001537E3">
        <w:rPr>
          <w:sz w:val="16"/>
          <w:szCs w:val="16"/>
        </w:rPr>
        <w:t>1</w:t>
      </w:r>
      <w:r w:rsidR="00C366A0">
        <w:rPr>
          <w:sz w:val="16"/>
          <w:szCs w:val="16"/>
        </w:rPr>
        <w:t>3</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2C437963"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 (Fig. 14) and a dual ULA configuration used for comparison.</w:t>
      </w:r>
    </w:p>
    <w:p w14:paraId="1A54A16D" w14:textId="02ED2D8B" w:rsidR="006A2DA0" w:rsidRDefault="006A2DA0" w:rsidP="006A2DA0">
      <w:r w:rsidRPr="006A2DA0">
        <w:rPr>
          <w:noProof/>
        </w:rPr>
        <w:lastRenderedPageBreak/>
        <w:drawing>
          <wp:inline distT="0" distB="0" distL="0" distR="0" wp14:anchorId="729CBE62" wp14:editId="35FAF910">
            <wp:extent cx="3017610" cy="223431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608%" t="1.25%" b="1.627%"/>
                    <a:stretch>
                      <a:fillRect/>
                    </a:stretch>
                  </pic:blipFill>
                  <pic:spPr bwMode="auto">
                    <a:xfrm>
                      <a:off x="0" y="0"/>
                      <a:ext cx="3045234" cy="2254770"/>
                    </a:xfrm>
                    <a:prstGeom prst="rect">
                      <a:avLst/>
                    </a:prstGeom>
                    <a:noFill/>
                    <a:ln>
                      <a:noFill/>
                    </a:ln>
                    <a:extLst>
                      <a:ext uri="{53640926-AAD7-44D8-BBD7-CCE9431645EC}">
                        <a14:shadowObscured xmlns:a14="http://schemas.microsoft.com/office/drawing/2010/main"/>
                      </a:ext>
                    </a:extLst>
                  </pic:spPr>
                </pic:pic>
              </a:graphicData>
            </a:graphic>
          </wp:inline>
        </w:drawing>
      </w:r>
    </w:p>
    <w:p w14:paraId="44DD5964" w14:textId="06850BFE" w:rsidR="00D73E2C" w:rsidRPr="0059675F" w:rsidRDefault="006A2DA0" w:rsidP="00D73E2C">
      <w:pPr>
        <w:rPr>
          <w:sz w:val="16"/>
          <w:szCs w:val="16"/>
        </w:rPr>
      </w:pPr>
      <w:r w:rsidRPr="004221F6">
        <w:rPr>
          <w:sz w:val="16"/>
          <w:szCs w:val="16"/>
        </w:rPr>
        <w:t xml:space="preserve">Fig </w:t>
      </w:r>
      <w:r>
        <w:rPr>
          <w:sz w:val="16"/>
          <w:szCs w:val="16"/>
        </w:rPr>
        <w:t>1</w:t>
      </w:r>
      <w:r w:rsidR="003B3A5A">
        <w:rPr>
          <w:sz w:val="16"/>
          <w:szCs w:val="16"/>
        </w:rPr>
        <w:t>4</w:t>
      </w:r>
      <w:r w:rsidRPr="004221F6">
        <w:rPr>
          <w:sz w:val="16"/>
          <w:szCs w:val="16"/>
        </w:rPr>
        <w:t xml:space="preserve">. </w:t>
      </w:r>
      <w:r w:rsidR="003B3A5A">
        <w:rPr>
          <w:sz w:val="16"/>
          <w:szCs w:val="16"/>
        </w:rPr>
        <w:t>Live Demo RF Receiver Architecture (ULA/UCA)</w:t>
      </w:r>
    </w:p>
    <w:p w14:paraId="4E951214" w14:textId="365554BB" w:rsidR="006A2DA0" w:rsidRPr="00A029E6" w:rsidRDefault="006A2DA0" w:rsidP="00A029E6">
      <w:pPr>
        <w:jc w:val="both"/>
        <w:rPr>
          <w:sz w:val="8"/>
          <w:szCs w:val="8"/>
        </w:rPr>
      </w:pP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rPr>
          <w:noProof/>
        </w:rPr>
        <w:drawing>
          <wp:inline distT="0" distB="0" distL="0" distR="0" wp14:anchorId="1E6B95CE" wp14:editId="2281A7AC">
            <wp:extent cx="3001167" cy="1987826"/>
            <wp:effectExtent l="0" t="0" r="889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35"/>
                    <a:stretch>
                      <a:fillRect/>
                    </a:stretch>
                  </pic:blipFill>
                  <pic:spPr>
                    <a:xfrm>
                      <a:off x="0" y="0"/>
                      <a:ext cx="3005929" cy="1990980"/>
                    </a:xfrm>
                    <a:prstGeom prst="rect">
                      <a:avLst/>
                    </a:prstGeom>
                  </pic:spPr>
                </pic:pic>
              </a:graphicData>
            </a:graphic>
          </wp:inline>
        </w:drawing>
      </w:r>
    </w:p>
    <w:p w14:paraId="01E07209" w14:textId="3DFB5094" w:rsidR="00A029E6" w:rsidRDefault="00A029E6" w:rsidP="00A029E6">
      <w:pPr>
        <w:rPr>
          <w:sz w:val="16"/>
          <w:szCs w:val="16"/>
        </w:rPr>
      </w:pPr>
      <w:r w:rsidRPr="004221F6">
        <w:rPr>
          <w:sz w:val="16"/>
          <w:szCs w:val="16"/>
        </w:rPr>
        <w:t xml:space="preserve">Fig </w:t>
      </w:r>
      <w:r>
        <w:rPr>
          <w:sz w:val="16"/>
          <w:szCs w:val="16"/>
        </w:rPr>
        <w:t>1</w:t>
      </w:r>
      <w:r w:rsidR="0085395A">
        <w:rPr>
          <w:sz w:val="16"/>
          <w:szCs w:val="16"/>
        </w:rPr>
        <w:t>5</w:t>
      </w:r>
      <w:r w:rsidRPr="004221F6">
        <w:rPr>
          <w:sz w:val="16"/>
          <w:szCs w:val="16"/>
        </w:rPr>
        <w:t xml:space="preserve">. </w:t>
      </w:r>
      <w:r>
        <w:rPr>
          <w:sz w:val="16"/>
          <w:szCs w:val="16"/>
        </w:rPr>
        <w:t xml:space="preserve">Live Demo </w:t>
      </w:r>
      <w:r w:rsidR="0085395A">
        <w:rPr>
          <w:sz w:val="16"/>
          <w:szCs w:val="16"/>
        </w:rPr>
        <w:t>Mechanical Range Finding Architecture</w:t>
      </w:r>
    </w:p>
    <w:p w14:paraId="50254243" w14:textId="439D1A83" w:rsidR="00730A5D" w:rsidRPr="00730A5D" w:rsidRDefault="00730A5D" w:rsidP="00730A5D">
      <w:pPr>
        <w:pStyle w:val="Heading2"/>
      </w:pPr>
      <w:r>
        <w:t>Complete Implementation</w:t>
      </w:r>
    </w:p>
    <w:p w14:paraId="406BF628" w14:textId="77777777" w:rsidR="00730A5D" w:rsidRPr="00730A5D" w:rsidRDefault="00730A5D" w:rsidP="00730A5D">
      <w:pPr>
        <w:rPr>
          <w:sz w:val="8"/>
          <w:szCs w:val="8"/>
        </w:rPr>
      </w:pPr>
    </w:p>
    <w:p w14:paraId="4CEDD02D" w14:textId="77777777" w:rsidR="00984B08" w:rsidRPr="00984B08" w:rsidRDefault="00984B08" w:rsidP="00984B08">
      <w:pPr>
        <w:pStyle w:val="Heading3"/>
        <w:numPr>
          <w:ilvl w:val="0"/>
          <w:numId w:val="0"/>
        </w:numPr>
        <w:ind w:firstLine="14.40pt"/>
        <w:rPr>
          <w:i w:val="0"/>
          <w:iCs w:val="0"/>
        </w:rPr>
      </w:pPr>
      <w:r w:rsidRPr="00984B08">
        <w:rPr>
          <w:i w:val="0"/>
          <w:iCs w:val="0"/>
        </w:rPr>
        <w:t>After completing the individual development of the emitter testbed, RF receiver subsystem, and LiDAR range-finding architecture, the final stage of the project is the integration of these components into a unified localization system. The figure below illustrates the complete system implementation, showing how each subsystem interacts to estimate the azimuth and elevation of the RF source before performing the final range measurement.</w:t>
      </w:r>
    </w:p>
    <w:p w14:paraId="02585322" w14:textId="77777777" w:rsidR="00984B08" w:rsidRPr="00984B08" w:rsidRDefault="00984B08" w:rsidP="00984B08">
      <w:pPr>
        <w:pStyle w:val="Heading3"/>
        <w:numPr>
          <w:ilvl w:val="0"/>
          <w:numId w:val="0"/>
        </w:numPr>
        <w:ind w:firstLine="14.40pt"/>
        <w:rPr>
          <w:i w:val="0"/>
          <w:iCs w:val="0"/>
        </w:rPr>
      </w:pPr>
      <w:r w:rsidRPr="00984B08">
        <w:rPr>
          <w:i w:val="0"/>
          <w:iCs w:val="0"/>
        </w:rPr>
        <w:t xml:space="preserve">Starting with the emitter testbed (Fig. 13), shown in the top left of Fig. 16, a continuous 2.4 GHz waveform is generated by the Raspberry Pi 4 and transmitted through the USRP-2901 software-defined radio. This signal propagates </w:t>
      </w:r>
      <w:r w:rsidRPr="00984B08">
        <w:rPr>
          <w:i w:val="0"/>
          <w:iCs w:val="0"/>
        </w:rPr>
        <w:t>through the surrounding environment and acts as the RF source used for the localization experiments.</w:t>
      </w:r>
    </w:p>
    <w:p w14:paraId="0C6017F9" w14:textId="77777777" w:rsidR="00984B08" w:rsidRPr="00984B08" w:rsidRDefault="00984B08" w:rsidP="00984B08">
      <w:pPr>
        <w:pStyle w:val="Heading3"/>
        <w:numPr>
          <w:ilvl w:val="0"/>
          <w:numId w:val="0"/>
        </w:numPr>
        <w:ind w:firstLine="14.40pt"/>
        <w:rPr>
          <w:i w:val="0"/>
          <w:iCs w:val="0"/>
        </w:rPr>
      </w:pPr>
      <w:r w:rsidRPr="00984B08">
        <w:rPr>
          <w:i w:val="0"/>
          <w:iCs w:val="0"/>
        </w:rPr>
        <w:t>Once the emitted signal is captured by the antenna array, in either the ULA/UCA or ULA/ULA configuration, the received RF signals are routed to the FMComms5/Zynq signal acquisition platform. The platform simultaneously samples each antenna channel while preserving the phase relationships between elements, which are required for accurate direction-of-arrival estimation. The digitized data is then processed using the implemented MUSIC and ESPRIT algorithms to estimate the azimuth and elevation angles of the incoming signal.</w:t>
      </w:r>
    </w:p>
    <w:p w14:paraId="4025D100" w14:textId="1F19D05D" w:rsidR="005C6735" w:rsidRPr="00984B08" w:rsidRDefault="00984B08" w:rsidP="00984B08">
      <w:pPr>
        <w:pStyle w:val="Heading3"/>
        <w:numPr>
          <w:ilvl w:val="0"/>
          <w:numId w:val="0"/>
        </w:numPr>
        <w:ind w:firstLine="14.40pt"/>
        <w:rPr>
          <w:i w:val="0"/>
          <w:iCs w:val="0"/>
        </w:rPr>
      </w:pPr>
      <w:r w:rsidRPr="00984B08">
        <w:rPr>
          <w:i w:val="0"/>
          <w:iCs w:val="0"/>
        </w:rPr>
        <w:t>After the azimuth and elevation estimations are completed, the calculated directional information is transferred to the Raspberry Pi 4 to control the pan/tilt servo motors that position the LiDAR sensor. The LiDAR is then aligned with the estimated direction of arrival and performs a range measurement toward the RF source. By combining the angular estimates from the RF receiver with the distance measurement from the LiDAR sensor, the system is able to determine the spatial location of the emitter within the test environment.</w:t>
      </w:r>
    </w:p>
    <w:p w14:paraId="751AF409" w14:textId="77777777" w:rsidR="005C6735" w:rsidRPr="005C6735" w:rsidRDefault="005C6735" w:rsidP="005C6735">
      <w:pPr>
        <w:jc w:val="both"/>
      </w:pPr>
    </w:p>
    <w:p w14:paraId="0FE45202" w14:textId="0991DE10" w:rsidR="00730A5D" w:rsidRDefault="00F45629" w:rsidP="00730A5D">
      <w:r>
        <w:rPr>
          <w:noProof/>
        </w:rPr>
        <w:drawing>
          <wp:inline distT="0" distB="0" distL="0" distR="0" wp14:anchorId="3C00BB9E" wp14:editId="0EDFACF5">
            <wp:extent cx="3167481" cy="2327794"/>
            <wp:effectExtent l="0" t="0" r="0" b="0"/>
            <wp:docPr id="831047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10479" name="Picture 8310479"/>
                    <pic:cNvPicPr/>
                  </pic:nvPicPr>
                  <pic:blipFill rotWithShape="1">
                    <a:blip r:embed="rId36" cstate="print">
                      <a:extLst>
                        <a:ext uri="{28A0092B-C50C-407E-A947-70E740481C1C}">
                          <a14:useLocalDpi xmlns:a14="http://schemas.microsoft.com/office/drawing/2010/main" val="0"/>
                        </a:ext>
                      </a:extLst>
                    </a:blip>
                    <a:srcRect l="1.578%" t="4.045%" r="2.437%" b="2.655%"/>
                    <a:stretch>
                      <a:fillRect/>
                    </a:stretch>
                  </pic:blipFill>
                  <pic:spPr bwMode="auto">
                    <a:xfrm>
                      <a:off x="0" y="0"/>
                      <a:ext cx="3232571" cy="2375629"/>
                    </a:xfrm>
                    <a:prstGeom prst="rect">
                      <a:avLst/>
                    </a:prstGeom>
                    <a:ln>
                      <a:noFill/>
                    </a:ln>
                    <a:extLst>
                      <a:ext uri="{53640926-AAD7-44D8-BBD7-CCE9431645EC}">
                        <a14:shadowObscured xmlns:a14="http://schemas.microsoft.com/office/drawing/2010/main"/>
                      </a:ext>
                    </a:extLst>
                  </pic:spPr>
                </pic:pic>
              </a:graphicData>
            </a:graphic>
          </wp:inline>
        </w:drawing>
      </w:r>
    </w:p>
    <w:p w14:paraId="778BFAE6" w14:textId="3C5B52E2" w:rsidR="00730A5D" w:rsidRDefault="00730A5D" w:rsidP="00984B08">
      <w:pPr>
        <w:rPr>
          <w:sz w:val="16"/>
          <w:szCs w:val="16"/>
        </w:rPr>
      </w:pPr>
      <w:r w:rsidRPr="004221F6">
        <w:rPr>
          <w:sz w:val="16"/>
          <w:szCs w:val="16"/>
        </w:rPr>
        <w:t xml:space="preserve">Fig </w:t>
      </w:r>
      <w:r>
        <w:rPr>
          <w:sz w:val="16"/>
          <w:szCs w:val="16"/>
        </w:rPr>
        <w:t>16</w:t>
      </w:r>
      <w:r w:rsidRPr="004221F6">
        <w:rPr>
          <w:sz w:val="16"/>
          <w:szCs w:val="16"/>
        </w:rPr>
        <w:t xml:space="preserve">. </w:t>
      </w:r>
      <w:r>
        <w:rPr>
          <w:sz w:val="16"/>
          <w:szCs w:val="16"/>
        </w:rPr>
        <w:t xml:space="preserve">Live Demo </w:t>
      </w:r>
      <w:r w:rsidR="005C6735">
        <w:rPr>
          <w:sz w:val="16"/>
          <w:szCs w:val="16"/>
        </w:rPr>
        <w:t>Complete Implementation Visualization</w:t>
      </w:r>
    </w:p>
    <w:p w14:paraId="7A8A3503" w14:textId="45447519" w:rsidR="00984B08" w:rsidRPr="003D7260" w:rsidRDefault="00984B08" w:rsidP="003D7260">
      <w:pPr>
        <w:pStyle w:val="Heading2"/>
      </w:pPr>
      <w:r>
        <w:t xml:space="preserve">Receiver </w:t>
      </w:r>
      <w:r w:rsidRPr="00984B08">
        <w:t>Phase Synchronization</w:t>
      </w:r>
    </w:p>
    <w:p w14:paraId="7CA82BA5" w14:textId="07FB76CE" w:rsidR="00AD42C4" w:rsidRPr="00AD42C4" w:rsidRDefault="00AD42C4" w:rsidP="00AD42C4">
      <w:pPr>
        <w:ind w:firstLine="14.40pt"/>
        <w:jc w:val="both"/>
      </w:pPr>
      <w:r w:rsidRPr="00AD42C4">
        <w:rPr>
          <w:noProof/>
        </w:rPr>
        <w:t>One of the most important factors in any DoA system is the phase synchronization of the receiver system. This system synchronization is achieved using the multi-chip synchronization capability of the FMComms5 boards, which contain dual AD9361 RF transceivers. This configuration ensures that the local oscillators, sampling clocks, and digital data paths across all receive channels start in a deterministic and phase-aligned state. As shown in the figure below, RF coaxial cables are connected from the TX channels to their respective RX channels during the phase synchronization process. A more detailed description of this procedure can be found in the appendices.</w:t>
      </w:r>
    </w:p>
    <w:p w14:paraId="7DC4FF0C" w14:textId="014FE946" w:rsidR="00730A5D" w:rsidRDefault="003D7260" w:rsidP="00730A5D">
      <w:r w:rsidRPr="003D7260">
        <w:rPr>
          <w:noProof/>
        </w:rPr>
        <w:lastRenderedPageBreak/>
        <w:drawing>
          <wp:inline distT="0" distB="0" distL="0" distR="0" wp14:anchorId="71B4D574" wp14:editId="040F0AA7">
            <wp:extent cx="3089910" cy="2628265"/>
            <wp:effectExtent l="0" t="0" r="0" b="635"/>
            <wp:docPr id="66915498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9154982" name=""/>
                    <pic:cNvPicPr/>
                  </pic:nvPicPr>
                  <pic:blipFill>
                    <a:blip r:embed="rId37"/>
                    <a:stretch>
                      <a:fillRect/>
                    </a:stretch>
                  </pic:blipFill>
                  <pic:spPr>
                    <a:xfrm>
                      <a:off x="0" y="0"/>
                      <a:ext cx="3089910" cy="2628265"/>
                    </a:xfrm>
                    <a:prstGeom prst="rect">
                      <a:avLst/>
                    </a:prstGeom>
                  </pic:spPr>
                </pic:pic>
              </a:graphicData>
            </a:graphic>
          </wp:inline>
        </w:drawing>
      </w:r>
    </w:p>
    <w:p w14:paraId="66E2E6FD" w14:textId="7AA2245D" w:rsidR="00A029E6" w:rsidRDefault="00730A5D" w:rsidP="00984B08">
      <w:pPr>
        <w:rPr>
          <w:sz w:val="16"/>
          <w:szCs w:val="16"/>
        </w:rPr>
      </w:pPr>
      <w:r w:rsidRPr="004221F6">
        <w:rPr>
          <w:sz w:val="16"/>
          <w:szCs w:val="16"/>
        </w:rPr>
        <w:t xml:space="preserve">Fig </w:t>
      </w:r>
      <w:r>
        <w:rPr>
          <w:sz w:val="16"/>
          <w:szCs w:val="16"/>
        </w:rPr>
        <w:t>17</w:t>
      </w:r>
      <w:r w:rsidRPr="004221F6">
        <w:rPr>
          <w:sz w:val="16"/>
          <w:szCs w:val="16"/>
        </w:rPr>
        <w:t xml:space="preserve">. </w:t>
      </w:r>
      <w:r w:rsidR="00AD42C4">
        <w:rPr>
          <w:sz w:val="16"/>
          <w:szCs w:val="16"/>
        </w:rPr>
        <w:t xml:space="preserve">Receiver </w:t>
      </w:r>
      <w:r w:rsidR="00AD42C4" w:rsidRPr="00AD42C4">
        <w:rPr>
          <w:sz w:val="16"/>
          <w:szCs w:val="16"/>
        </w:rPr>
        <w:t>Phase Synchronization</w:t>
      </w:r>
      <w:r w:rsidR="00AD42C4">
        <w:rPr>
          <w:sz w:val="16"/>
          <w:szCs w:val="16"/>
        </w:rPr>
        <w:t xml:space="preserve"> Set-Up</w:t>
      </w:r>
    </w:p>
    <w:p w14:paraId="6497264F" w14:textId="690B8DA1" w:rsidR="005A41D0" w:rsidRPr="00AD42C4" w:rsidRDefault="005A41D0" w:rsidP="00AD42C4">
      <w:pPr>
        <w:pStyle w:val="Heading2"/>
      </w:pPr>
      <w:r>
        <w:t>Testing Apparatus</w:t>
      </w:r>
    </w:p>
    <w:p w14:paraId="48030A91" w14:textId="78F88775" w:rsidR="00B83D18" w:rsidRPr="00B83D18" w:rsidRDefault="00B83D18" w:rsidP="00B83D18">
      <w:pPr>
        <w:ind w:firstLine="14.40pt"/>
        <w:jc w:val="both"/>
      </w:pPr>
      <w:r w:rsidRPr="00B83D18">
        <w:rPr>
          <w:noProof/>
        </w:rPr>
        <w:t>The final phase of the demonstration setup focuses on accurately testing the system and collecting data for performance evaluation. Testing is conducted in two phases. The first phase evaluates the individual antenna array segments using both static and moving RF sources to verify that each array can independently estimate the appropriate angular component. The second phase integrates the arrays into either the ULA/UCA or ULA/ULA configuration to perform full azimuth and elevation DoA testing under both static and moving source conditions. Since the RF source must move in both azimuth and elevation in a semi-controlled manner, a dedicated testing apparatus was developed. This apparatus allows the RF transmitter to move along a pivoting axis, maintaining a constant radial distance from the antenna arrays as it sweeps through different azimuth angles. A pulley-based vertical adjustment system is also incorporated to vary the elevation of the transmitter while maintaining the same horizontal radius. Known angular positions and vertical heights are measured and recorded so that when the transmitter is placed at a static location, the estimated DoA results can be directly compared to the known azimuth and elevation angles for accuracy verification.</w:t>
      </w:r>
    </w:p>
    <w:p w14:paraId="0B2D6C34" w14:textId="77777777" w:rsidR="005A41D0" w:rsidRPr="00B83D18" w:rsidRDefault="005A41D0" w:rsidP="005A41D0">
      <w:pPr>
        <w:rPr>
          <w:sz w:val="8"/>
          <w:szCs w:val="8"/>
        </w:rPr>
      </w:pPr>
    </w:p>
    <w:p w14:paraId="5F0EB5E8" w14:textId="316FD444" w:rsidR="00B83D18" w:rsidRDefault="000E7FC8" w:rsidP="005A41D0">
      <w:r w:rsidRPr="000E7FC8">
        <w:rPr>
          <w:noProof/>
        </w:rPr>
        <w:drawing>
          <wp:inline distT="0" distB="0" distL="0" distR="0" wp14:anchorId="2D7D4D8C" wp14:editId="7AE579D6">
            <wp:extent cx="1532576" cy="2574730"/>
            <wp:effectExtent l="0" t="0" r="0" b="0"/>
            <wp:docPr id="1552537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53736" name=""/>
                    <pic:cNvPicPr/>
                  </pic:nvPicPr>
                  <pic:blipFill>
                    <a:blip r:embed="rId38"/>
                    <a:stretch>
                      <a:fillRect/>
                    </a:stretch>
                  </pic:blipFill>
                  <pic:spPr>
                    <a:xfrm>
                      <a:off x="0" y="0"/>
                      <a:ext cx="1546004" cy="2597289"/>
                    </a:xfrm>
                    <a:prstGeom prst="rect">
                      <a:avLst/>
                    </a:prstGeom>
                  </pic:spPr>
                </pic:pic>
              </a:graphicData>
            </a:graphic>
          </wp:inline>
        </w:drawing>
      </w:r>
      <w:r w:rsidRPr="000E7FC8">
        <w:t xml:space="preserve"> </w:t>
      </w:r>
      <w:r w:rsidRPr="000E7FC8">
        <w:rPr>
          <w:noProof/>
        </w:rPr>
        <w:drawing>
          <wp:inline distT="0" distB="0" distL="0" distR="0" wp14:anchorId="2A2EFEBC" wp14:editId="4631027F">
            <wp:extent cx="1421842" cy="2571971"/>
            <wp:effectExtent l="0" t="0" r="6985" b="0"/>
            <wp:docPr id="12797388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79738803" name=""/>
                    <pic:cNvPicPr/>
                  </pic:nvPicPr>
                  <pic:blipFill>
                    <a:blip r:embed="rId39"/>
                    <a:stretch>
                      <a:fillRect/>
                    </a:stretch>
                  </pic:blipFill>
                  <pic:spPr>
                    <a:xfrm>
                      <a:off x="0" y="0"/>
                      <a:ext cx="1434902" cy="2595595"/>
                    </a:xfrm>
                    <a:prstGeom prst="rect">
                      <a:avLst/>
                    </a:prstGeom>
                  </pic:spPr>
                </pic:pic>
              </a:graphicData>
            </a:graphic>
          </wp:inline>
        </w:drawing>
      </w:r>
    </w:p>
    <w:p w14:paraId="144F4F70" w14:textId="51D0A7AC" w:rsidR="0027031F" w:rsidRDefault="005A41D0" w:rsidP="0027031F">
      <w:pPr>
        <w:rPr>
          <w:sz w:val="16"/>
          <w:szCs w:val="16"/>
        </w:rPr>
      </w:pPr>
      <w:r w:rsidRPr="004221F6">
        <w:rPr>
          <w:sz w:val="16"/>
          <w:szCs w:val="16"/>
        </w:rPr>
        <w:t xml:space="preserve">Fig </w:t>
      </w:r>
      <w:r>
        <w:rPr>
          <w:sz w:val="16"/>
          <w:szCs w:val="16"/>
        </w:rPr>
        <w:t>1</w:t>
      </w:r>
      <w:r w:rsidR="00AD42C4">
        <w:rPr>
          <w:sz w:val="16"/>
          <w:szCs w:val="16"/>
        </w:rPr>
        <w:t>8</w:t>
      </w:r>
      <w:r w:rsidRPr="004221F6">
        <w:rPr>
          <w:sz w:val="16"/>
          <w:szCs w:val="16"/>
        </w:rPr>
        <w:t xml:space="preserve">. </w:t>
      </w:r>
      <w:r w:rsidR="0068527B">
        <w:rPr>
          <w:sz w:val="16"/>
          <w:szCs w:val="16"/>
        </w:rPr>
        <w:t xml:space="preserve">Live Demo Testing </w:t>
      </w:r>
      <w:r w:rsidR="00B83D18">
        <w:rPr>
          <w:sz w:val="16"/>
          <w:szCs w:val="16"/>
        </w:rPr>
        <w:t>Apparatus</w:t>
      </w:r>
    </w:p>
    <w:p w14:paraId="156CBBEA" w14:textId="77777777" w:rsidR="0027031F" w:rsidRPr="0027031F" w:rsidRDefault="0027031F" w:rsidP="0027031F">
      <w:pPr>
        <w:rPr>
          <w:sz w:val="8"/>
          <w:szCs w:val="8"/>
        </w:rPr>
      </w:pPr>
    </w:p>
    <w:p w14:paraId="50EF3410" w14:textId="5D56B3DF" w:rsidR="0027031F" w:rsidRPr="0027031F" w:rsidRDefault="004025BF" w:rsidP="0027031F">
      <w:pPr>
        <w:ind w:firstLine="14.40pt"/>
        <w:jc w:val="both"/>
      </w:pPr>
      <w:r w:rsidRPr="004025BF">
        <w:t>Using the apparatus described above, the proposed DoA system was experimentally tested to evaluate overall performance. During testing, two primary parameters were varied: the signal processing algorithm and the antenna array configuration. The MUSIC and ESPRIT algorithms were evaluated while operating with the ULA and UCA array configurations. Static testing was first conducted with the RF emitter positioned at known azimuth and elevation angles in order to establish a baseline for estimation accuracy. After static testing was completed, the same testing procedure was repeated with a moving RF source. During these moving tests, the emitter was only moved in the direction of interest; for example, during azimuth tests the elevation angle remained constant, and during elevation tests the azimuth angle remained fixed</w:t>
      </w:r>
      <w:r>
        <w:t>.</w:t>
      </w:r>
    </w:p>
    <w:p w14:paraId="24A6018B" w14:textId="20A6A5BD" w:rsidR="00A3344F" w:rsidRDefault="00A3344F" w:rsidP="00A3344F">
      <w:pPr>
        <w:pStyle w:val="Heading1"/>
      </w:pPr>
      <w:r>
        <w:t>RESULTS AND OBSER</w:t>
      </w:r>
      <w:r w:rsidR="0015693A">
        <w:t>V</w:t>
      </w:r>
      <w:r>
        <w:t>ATIONS</w:t>
      </w:r>
    </w:p>
    <w:p w14:paraId="1AF5DC44" w14:textId="2BD52A08" w:rsidR="00CB10C3" w:rsidRDefault="00FE7DB2" w:rsidP="00A9640C">
      <w:pPr>
        <w:ind w:firstLine="14.40pt"/>
        <w:jc w:val="both"/>
      </w:pPr>
      <w:r w:rsidRPr="00FE7DB2">
        <w:t>Throughout this section, the</w:t>
      </w:r>
      <w:r w:rsidR="00664020">
        <w:t xml:space="preserve"> gathered data for each hardware/software configuration will be presented and discussed in detail</w:t>
      </w:r>
      <w:r w:rsidRPr="00FE7DB2">
        <w:t>. The results compare the performance of the MUSIC and ESPRIT algorithms across the different antenna array configurations tested during the live demonstration. Each configuration is evaluated based on the accuracy and consistency of the estimated direction of arrival obtained during repeated trials.</w:t>
      </w:r>
      <w:r w:rsidR="00C1534E">
        <w:t xml:space="preserve"> The moving source path is represented by either a </w:t>
      </w:r>
      <w:r w:rsidR="00412A72">
        <w:t xml:space="preserve">linear or sinusoidal dashed line </w:t>
      </w:r>
      <w:r w:rsidR="00C1534E">
        <w:t xml:space="preserve">that accurately represents the path the source was </w:t>
      </w:r>
      <w:r w:rsidR="00425484">
        <w:t>moved</w:t>
      </w:r>
      <w:r w:rsidR="00C1534E">
        <w:t>.</w:t>
      </w:r>
    </w:p>
    <w:p w14:paraId="2112A87D" w14:textId="7FDB28EE" w:rsidR="003E0398" w:rsidRDefault="003E0398" w:rsidP="003E0398">
      <w:pPr>
        <w:pStyle w:val="Heading2"/>
      </w:pPr>
      <w:r>
        <w:t>Static Source</w:t>
      </w:r>
      <w:r w:rsidR="009F4903">
        <w:t xml:space="preserve"> Testing</w:t>
      </w:r>
    </w:p>
    <w:p w14:paraId="35A34568" w14:textId="5D251A2E" w:rsidR="00425484" w:rsidRDefault="00425484" w:rsidP="00425484">
      <w:pPr>
        <w:pStyle w:val="Heading3"/>
        <w:numPr>
          <w:ilvl w:val="0"/>
          <w:numId w:val="0"/>
        </w:numPr>
        <w:ind w:firstLine="14.40pt"/>
        <w:rPr>
          <w:i w:val="0"/>
          <w:iCs w:val="0"/>
        </w:rPr>
      </w:pPr>
      <w:r w:rsidRPr="005516D3">
        <w:rPr>
          <w:i w:val="0"/>
          <w:iCs w:val="0"/>
        </w:rPr>
        <w:t>The first moving source test evaluates the performance of the MUSIC algorithm using the UCA</w:t>
      </w:r>
      <w:ins w:id="25" w:author="Logan Boxdorfer" w:date="2026-03-06T22:53:00Z" w16du:dateUtc="2026-03-07T04:53:00Z">
        <w:r w:rsidR="007A67EF">
          <w:rPr>
            <w:i w:val="0"/>
            <w:iCs w:val="0"/>
          </w:rPr>
          <w:t>/ULA</w:t>
        </w:r>
      </w:ins>
      <w:r w:rsidRPr="005516D3">
        <w:rPr>
          <w:i w:val="0"/>
          <w:iCs w:val="0"/>
        </w:rPr>
        <w:t xml:space="preserve"> configuration. </w:t>
      </w:r>
      <w:r w:rsidRPr="009F4903">
        <w:rPr>
          <w:i w:val="0"/>
          <w:iCs w:val="0"/>
        </w:rPr>
        <w:t>The test evaluate</w:t>
      </w:r>
      <w:r>
        <w:rPr>
          <w:i w:val="0"/>
          <w:iCs w:val="0"/>
        </w:rPr>
        <w:t>s</w:t>
      </w:r>
      <w:r w:rsidRPr="009F4903">
        <w:rPr>
          <w:i w:val="0"/>
          <w:iCs w:val="0"/>
        </w:rPr>
        <w:t xml:space="preserve"> the </w:t>
      </w:r>
      <w:r w:rsidR="00CC2163" w:rsidRPr="00CC2163">
        <w:rPr>
          <w:i w:val="0"/>
          <w:iCs w:val="0"/>
        </w:rPr>
        <w:t>RF source w</w:t>
      </w:r>
      <w:r w:rsidR="00CC2163">
        <w:rPr>
          <w:i w:val="0"/>
          <w:iCs w:val="0"/>
        </w:rPr>
        <w:t>hen</w:t>
      </w:r>
      <w:r w:rsidR="00CC2163" w:rsidRPr="00CC2163">
        <w:rPr>
          <w:i w:val="0"/>
          <w:iCs w:val="0"/>
        </w:rPr>
        <w:t xml:space="preserve"> placed at several fixed azimuth positions</w:t>
      </w:r>
      <w:ins w:id="26" w:author="Logan Boxdorfer" w:date="2026-03-06T22:54:00Z" w16du:dateUtc="2026-03-07T04:54:00Z">
        <w:r w:rsidR="005D293F">
          <w:rPr>
            <w:i w:val="0"/>
            <w:iCs w:val="0"/>
          </w:rPr>
          <w:t>.</w:t>
        </w:r>
      </w:ins>
      <w:del w:id="27" w:author="Logan Boxdorfer" w:date="2026-03-06T22:53:00Z" w16du:dateUtc="2026-03-07T04:53:00Z">
        <w:r w:rsidR="00CC2163" w:rsidRPr="00CC2163" w:rsidDel="005D293F">
          <w:rPr>
            <w:i w:val="0"/>
            <w:iCs w:val="0"/>
          </w:rPr>
          <w:delText xml:space="preserve"> and the estimated</w:delText>
        </w:r>
        <w:r w:rsidR="00CC2163" w:rsidDel="005D293F">
          <w:rPr>
            <w:i w:val="0"/>
            <w:iCs w:val="0"/>
          </w:rPr>
          <w:delText xml:space="preserve"> DoA produced</w:delText>
        </w:r>
      </w:del>
      <w:r w:rsidR="00CC2163">
        <w:rPr>
          <w:i w:val="0"/>
          <w:iCs w:val="0"/>
        </w:rPr>
        <w:t>.</w:t>
      </w:r>
      <w:ins w:id="28" w:author="Logan Boxdorfer" w:date="2026-03-06T22:54:00Z" w16du:dateUtc="2026-03-07T04:54:00Z">
        <w:r w:rsidR="005D293F">
          <w:rPr>
            <w:i w:val="0"/>
            <w:iCs w:val="0"/>
          </w:rPr>
          <w:t xml:space="preserve"> Figure 19</w:t>
        </w:r>
      </w:ins>
      <w:del w:id="29" w:author="Logan Boxdorfer" w:date="2026-03-06T22:54:00Z" w16du:dateUtc="2026-03-07T04:54:00Z">
        <w:r w:rsidR="00CC2163" w:rsidDel="005D293F">
          <w:rPr>
            <w:i w:val="0"/>
            <w:iCs w:val="0"/>
          </w:rPr>
          <w:delText xml:space="preserve"> The figure</w:delText>
        </w:r>
      </w:del>
      <w:r w:rsidR="00CC2163">
        <w:rPr>
          <w:i w:val="0"/>
          <w:iCs w:val="0"/>
        </w:rPr>
        <w:t xml:space="preserve"> below </w:t>
      </w:r>
      <w:ins w:id="30" w:author="Logan Boxdorfer" w:date="2026-03-06T22:54:00Z" w16du:dateUtc="2026-03-07T04:54:00Z">
        <w:r w:rsidR="005D293F">
          <w:rPr>
            <w:i w:val="0"/>
            <w:iCs w:val="0"/>
          </w:rPr>
          <w:t>plots</w:t>
        </w:r>
      </w:ins>
      <w:del w:id="31" w:author="Logan Boxdorfer" w:date="2026-03-06T22:54:00Z" w16du:dateUtc="2026-03-07T04:54:00Z">
        <w:r w:rsidR="00CC2163" w:rsidDel="005D293F">
          <w:rPr>
            <w:i w:val="0"/>
            <w:iCs w:val="0"/>
          </w:rPr>
          <w:delText xml:space="preserve">shows </w:delText>
        </w:r>
      </w:del>
      <w:r w:rsidR="00CC2163">
        <w:rPr>
          <w:i w:val="0"/>
          <w:iCs w:val="0"/>
        </w:rPr>
        <w:t xml:space="preserve">the </w:t>
      </w:r>
      <w:r w:rsidR="00CC2163" w:rsidRPr="00CC2163">
        <w:rPr>
          <w:i w:val="0"/>
          <w:iCs w:val="0"/>
        </w:rPr>
        <w:t xml:space="preserve">relationship between the true azimuth angle and the estimated azimuth for both outdoor and indoor environments, where the dashed </w:t>
      </w:r>
      <w:del w:id="32" w:author="Logan Boxdorfer" w:date="2026-03-06T22:55:00Z" w16du:dateUtc="2026-03-07T04:55:00Z">
        <w:r w:rsidR="00CC2163" w:rsidRPr="00CC2163" w:rsidDel="005D293F">
          <w:rPr>
            <w:i w:val="0"/>
            <w:iCs w:val="0"/>
          </w:rPr>
          <w:delText xml:space="preserve">diagonal </w:delText>
        </w:r>
      </w:del>
      <w:r w:rsidR="00CC2163" w:rsidRPr="00CC2163">
        <w:rPr>
          <w:i w:val="0"/>
          <w:iCs w:val="0"/>
        </w:rPr>
        <w:t>line</w:t>
      </w:r>
      <w:r w:rsidR="007D15ED">
        <w:rPr>
          <w:i w:val="0"/>
          <w:iCs w:val="0"/>
        </w:rPr>
        <w:t xml:space="preserve"> represents the</w:t>
      </w:r>
      <w:del w:id="33" w:author="Logan Boxdorfer" w:date="2026-03-06T22:55:00Z" w16du:dateUtc="2026-03-07T04:55:00Z">
        <w:r w:rsidR="00CC2163" w:rsidRPr="00CC2163" w:rsidDel="005D293F">
          <w:rPr>
            <w:i w:val="0"/>
            <w:iCs w:val="0"/>
          </w:rPr>
          <w:delText xml:space="preserve"> ideal case in which the estimated DoA exactly matches </w:delText>
        </w:r>
      </w:del>
      <w:r w:rsidR="00CC2163" w:rsidRPr="00CC2163">
        <w:rPr>
          <w:i w:val="0"/>
          <w:iCs w:val="0"/>
        </w:rPr>
        <w:t>the true source position</w:t>
      </w:r>
      <w:moveFromRangeStart w:id="34" w:author="Logan Boxdorfer" w:date="2026-03-06T22:56:00Z" w:name="move223730207"/>
      <w:moveFrom w:id="35" w:author="Logan Boxdorfer" w:date="2026-03-06T22:56:00Z" w16du:dateUtc="2026-03-07T04:56:00Z">
        <w:r w:rsidR="00CC2163" w:rsidRPr="00CC2163" w:rsidDel="00493CD4">
          <w:rPr>
            <w:i w:val="0"/>
            <w:iCs w:val="0"/>
          </w:rPr>
          <w:t>. Many of the estimated values fall near this ideal line, indicating that the algorithm is generally able to track the source direction with reasonable accuracy. However, some spread in the measurements is present for repeated trials at the same source position, reflecting estimation variance caused by measurement noise and environmental effects</w:t>
        </w:r>
      </w:moveFrom>
      <w:moveFromRangeEnd w:id="34"/>
      <w:ins w:id="36" w:author="Logan Boxdorfer" w:date="2026-03-07T09:55:00Z" w16du:dateUtc="2026-03-07T15:55:00Z">
        <w:r w:rsidR="00AD72E7">
          <w:rPr>
            <w:i w:val="0"/>
            <w:iCs w:val="0"/>
          </w:rPr>
          <w:t xml:space="preserve"> Note</w:t>
        </w:r>
      </w:ins>
      <w:ins w:id="37" w:author="Logan Boxdorfer" w:date="2026-03-07T10:05:00Z" w16du:dateUtc="2026-03-07T16:05:00Z">
        <w:r w:rsidR="0054029D">
          <w:rPr>
            <w:i w:val="0"/>
            <w:iCs w:val="0"/>
          </w:rPr>
          <w:t>:</w:t>
        </w:r>
      </w:ins>
      <w:ins w:id="38" w:author="Logan Boxdorfer" w:date="2026-03-07T09:55:00Z" w16du:dateUtc="2026-03-07T15:55:00Z">
        <w:r w:rsidR="00AD72E7">
          <w:rPr>
            <w:i w:val="0"/>
            <w:iCs w:val="0"/>
          </w:rPr>
          <w:t xml:space="preserve"> </w:t>
        </w:r>
      </w:ins>
      <w:ins w:id="39" w:author="Logan Boxdorfer" w:date="2026-03-07T09:56:00Z" w16du:dateUtc="2026-03-07T15:56:00Z">
        <w:r w:rsidR="00AD72E7">
          <w:rPr>
            <w:i w:val="0"/>
            <w:iCs w:val="0"/>
          </w:rPr>
          <w:t xml:space="preserve">Fig. 19 </w:t>
        </w:r>
      </w:ins>
      <w:ins w:id="40" w:author="Logan Boxdorfer" w:date="2026-03-07T09:55:00Z" w16du:dateUtc="2026-03-07T15:55:00Z">
        <w:r w:rsidR="00AD72E7">
          <w:rPr>
            <w:i w:val="0"/>
            <w:iCs w:val="0"/>
          </w:rPr>
          <w:t xml:space="preserve">below only depicts </w:t>
        </w:r>
      </w:ins>
      <w:ins w:id="41" w:author="Logan Boxdorfer" w:date="2026-03-07T09:56:00Z" w16du:dateUtc="2026-03-07T15:56:00Z">
        <w:r w:rsidR="00AD72E7">
          <w:rPr>
            <w:i w:val="0"/>
            <w:iCs w:val="0"/>
          </w:rPr>
          <w:t xml:space="preserve">DoA </w:t>
        </w:r>
      </w:ins>
      <w:ins w:id="42" w:author="Logan Boxdorfer" w:date="2026-03-07T09:55:00Z" w16du:dateUtc="2026-03-07T15:55:00Z">
        <w:r w:rsidR="00AD72E7">
          <w:rPr>
            <w:i w:val="0"/>
            <w:iCs w:val="0"/>
          </w:rPr>
          <w:t>using MUSIC</w:t>
        </w:r>
        <w:r w:rsidR="00AD72E7" w:rsidRPr="00AD72E7">
          <w:rPr>
            <w:i w:val="0"/>
            <w:iCs w:val="0"/>
          </w:rPr>
          <w:t>—</w:t>
        </w:r>
        <w:r w:rsidR="00AD72E7">
          <w:rPr>
            <w:i w:val="0"/>
            <w:iCs w:val="0"/>
          </w:rPr>
          <w:t xml:space="preserve">as ESPRIT has been shown to prove </w:t>
        </w:r>
      </w:ins>
      <w:ins w:id="43" w:author="Logan Boxdorfer" w:date="2026-03-07T09:56:00Z" w16du:dateUtc="2026-03-07T15:56:00Z">
        <w:r w:rsidR="00AD72E7">
          <w:rPr>
            <w:i w:val="0"/>
            <w:iCs w:val="0"/>
          </w:rPr>
          <w:t>unsatisfactory for a</w:t>
        </w:r>
      </w:ins>
      <w:ins w:id="44" w:author="Logan Boxdorfer" w:date="2026-03-07T10:05:00Z" w16du:dateUtc="2026-03-07T16:05:00Z">
        <w:r w:rsidR="001F7494">
          <w:rPr>
            <w:i w:val="0"/>
            <w:iCs w:val="0"/>
          </w:rPr>
          <w:t xml:space="preserve"> 4-element UCA.</w:t>
        </w:r>
      </w:ins>
      <w:ins w:id="45" w:author="Logan Boxdorfer" w:date="2026-03-07T09:57:00Z" w16du:dateUtc="2026-03-07T15:57:00Z">
        <w:r w:rsidR="00AD72E7">
          <w:rPr>
            <w:i w:val="0"/>
            <w:iCs w:val="0"/>
          </w:rPr>
          <w:t xml:space="preserve"> </w:t>
        </w:r>
      </w:ins>
    </w:p>
    <w:p w14:paraId="4E600D95" w14:textId="6DF4BA42" w:rsidR="00425484" w:rsidRPr="00425484" w:rsidRDefault="00425484" w:rsidP="00425484">
      <w:pPr>
        <w:jc w:val="both"/>
        <w:rPr>
          <w:sz w:val="8"/>
          <w:szCs w:val="8"/>
        </w:rPr>
      </w:pPr>
      <w:r>
        <w:rPr>
          <w:sz w:val="8"/>
          <w:szCs w:val="8"/>
        </w:rPr>
        <w:t>\</w:t>
      </w:r>
      <w:r w:rsidRPr="00BA7FE0">
        <w:rPr>
          <w:noProof/>
        </w:rPr>
        <w:t xml:space="preserve"> </w:t>
      </w:r>
      <w:r>
        <w:rPr>
          <w:noProof/>
          <w:sz w:val="16"/>
          <w:szCs w:val="16"/>
        </w:rPr>
        <w:drawing>
          <wp:inline distT="0" distB="0" distL="0" distR="0" wp14:anchorId="576DD001" wp14:editId="60D5BDBD">
            <wp:extent cx="2915393" cy="1342686"/>
            <wp:effectExtent l="0" t="0" r="0" b="0"/>
            <wp:docPr id="198230718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307181" name="Picture 1982307181"/>
                    <pic:cNvPicPr/>
                  </pic:nvPicPr>
                  <pic:blipFill rotWithShape="1">
                    <a:blip r:embed="rId40" cstate="print">
                      <a:extLst>
                        <a:ext uri="{28A0092B-C50C-407E-A947-70E740481C1C}">
                          <a14:useLocalDpi xmlns:a14="http://schemas.microsoft.com/office/drawing/2010/main" val="0"/>
                        </a:ext>
                      </a:extLst>
                    </a:blip>
                    <a:srcRect t="6.622%"/>
                    <a:stretch>
                      <a:fillRect/>
                    </a:stretch>
                  </pic:blipFill>
                  <pic:spPr bwMode="auto">
                    <a:xfrm>
                      <a:off x="0" y="0"/>
                      <a:ext cx="2923390" cy="1346369"/>
                    </a:xfrm>
                    <a:prstGeom prst="rect">
                      <a:avLst/>
                    </a:prstGeom>
                    <a:ln>
                      <a:noFill/>
                    </a:ln>
                    <a:extLst>
                      <a:ext uri="{53640926-AAD7-44D8-BBD7-CCE9431645EC}">
                        <a14:shadowObscured xmlns:a14="http://schemas.microsoft.com/office/drawing/2010/main"/>
                      </a:ext>
                    </a:extLst>
                  </pic:spPr>
                </pic:pic>
              </a:graphicData>
            </a:graphic>
          </wp:inline>
        </w:drawing>
      </w:r>
    </w:p>
    <w:p w14:paraId="0D1FB8DA" w14:textId="05A94717" w:rsidR="008F67E2" w:rsidRDefault="00425484" w:rsidP="00425484">
      <w:pPr>
        <w:rPr>
          <w:ins w:id="46" w:author="Logan Boxdorfer" w:date="2026-03-06T23:08:00Z" w16du:dateUtc="2026-03-07T05:08:00Z"/>
          <w:sz w:val="16"/>
          <w:szCs w:val="16"/>
        </w:rPr>
      </w:pPr>
      <w:r w:rsidRPr="004221F6">
        <w:rPr>
          <w:sz w:val="16"/>
          <w:szCs w:val="16"/>
        </w:rPr>
        <w:t xml:space="preserve">Fig </w:t>
      </w:r>
      <w:r>
        <w:rPr>
          <w:sz w:val="16"/>
          <w:szCs w:val="16"/>
        </w:rPr>
        <w:t xml:space="preserve">19. </w:t>
      </w:r>
      <w:ins w:id="47" w:author="Logan Boxdorfer" w:date="2026-03-06T23:08:00Z" w16du:dateUtc="2026-03-07T05:08:00Z">
        <w:r w:rsidR="008F67E2">
          <w:rPr>
            <w:sz w:val="16"/>
            <w:szCs w:val="16"/>
          </w:rPr>
          <w:t>True vs Estimated DoA for</w:t>
        </w:r>
      </w:ins>
    </w:p>
    <w:p w14:paraId="55F5DD9A" w14:textId="00D8485D" w:rsidR="00425484" w:rsidRDefault="008F67E2" w:rsidP="00425484">
      <w:pPr>
        <w:rPr>
          <w:sz w:val="16"/>
          <w:szCs w:val="16"/>
        </w:rPr>
      </w:pPr>
      <w:ins w:id="48" w:author="Logan Boxdorfer" w:date="2026-03-06T23:08:00Z" w16du:dateUtc="2026-03-07T05:08:00Z">
        <w:r>
          <w:rPr>
            <w:sz w:val="16"/>
            <w:szCs w:val="16"/>
          </w:rPr>
          <w:t xml:space="preserve">UCA MUSIC Azimuth (Outside, Inside) </w:t>
        </w:r>
      </w:ins>
      <w:del w:id="49" w:author="Logan Boxdorfer" w:date="2026-03-06T23:08:00Z" w16du:dateUtc="2026-03-07T05:08:00Z">
        <w:r w:rsidR="00425484" w:rsidDel="008F67E2">
          <w:rPr>
            <w:sz w:val="16"/>
            <w:szCs w:val="16"/>
          </w:rPr>
          <w:delText>MUSIC-UCA</w:delText>
        </w:r>
      </w:del>
      <w:r w:rsidR="00425484">
        <w:rPr>
          <w:sz w:val="16"/>
          <w:szCs w:val="16"/>
        </w:rPr>
        <w:t xml:space="preserve"> </w:t>
      </w:r>
      <w:del w:id="50" w:author="Logan Boxdorfer" w:date="2026-03-06T23:08:00Z" w16du:dateUtc="2026-03-07T05:08:00Z">
        <w:r w:rsidR="00425484" w:rsidDel="008F67E2">
          <w:rPr>
            <w:sz w:val="16"/>
            <w:szCs w:val="16"/>
          </w:rPr>
          <w:delText xml:space="preserve">Static </w:delText>
        </w:r>
      </w:del>
      <w:del w:id="51" w:author="Logan Boxdorfer" w:date="2026-03-06T23:07:00Z" w16du:dateUtc="2026-03-07T05:07:00Z">
        <w:r w:rsidR="00425484" w:rsidDel="008F67E2">
          <w:rPr>
            <w:sz w:val="16"/>
            <w:szCs w:val="16"/>
          </w:rPr>
          <w:delText>DoA Estimation</w:delText>
        </w:r>
      </w:del>
    </w:p>
    <w:p w14:paraId="66D68A1C" w14:textId="77777777" w:rsidR="00425484" w:rsidRPr="00425484" w:rsidRDefault="00425484" w:rsidP="00425484">
      <w:pPr>
        <w:rPr>
          <w:sz w:val="8"/>
          <w:szCs w:val="8"/>
        </w:rPr>
      </w:pPr>
    </w:p>
    <w:p w14:paraId="620C8686" w14:textId="1B89A538" w:rsidR="00493CD4" w:rsidRDefault="00C054E0" w:rsidP="00493CD4">
      <w:pPr>
        <w:pStyle w:val="Heading3"/>
        <w:numPr>
          <w:ilvl w:val="0"/>
          <w:numId w:val="0"/>
        </w:numPr>
        <w:ind w:firstLine="14.40pt"/>
        <w:rPr>
          <w:moveTo w:id="52" w:author="Logan Boxdorfer" w:date="2026-03-06T22:56:00Z" w16du:dateUtc="2026-03-07T04:56:00Z"/>
          <w:i w:val="0"/>
          <w:iCs w:val="0"/>
        </w:rPr>
      </w:pPr>
      <w:ins w:id="53" w:author="Logan Boxdorfer" w:date="2026-03-06T22:57:00Z" w16du:dateUtc="2026-03-07T04:57:00Z">
        <w:r>
          <w:rPr>
            <w:i w:val="0"/>
            <w:iCs w:val="0"/>
          </w:rPr>
          <w:lastRenderedPageBreak/>
          <w:t>Referencing outside testing,</w:t>
        </w:r>
      </w:ins>
      <w:ins w:id="54" w:author="Logan Boxdorfer" w:date="2026-03-06T22:58:00Z" w16du:dateUtc="2026-03-07T04:58:00Z">
        <w:r w:rsidR="006F2BED">
          <w:rPr>
            <w:i w:val="0"/>
            <w:iCs w:val="0"/>
          </w:rPr>
          <w:t xml:space="preserve"> it is apparent that </w:t>
        </w:r>
      </w:ins>
      <w:ins w:id="55" w:author="Logan Boxdorfer" w:date="2026-03-06T23:12:00Z" w16du:dateUtc="2026-03-07T05:12:00Z">
        <w:r w:rsidR="00904DB2">
          <w:rPr>
            <w:i w:val="0"/>
            <w:iCs w:val="0"/>
          </w:rPr>
          <w:t xml:space="preserve">most </w:t>
        </w:r>
      </w:ins>
      <w:ins w:id="56" w:author="Logan Boxdorfer" w:date="2026-03-06T22:58:00Z" w16du:dateUtc="2026-03-07T04:58:00Z">
        <w:r w:rsidR="006F2BED">
          <w:rPr>
            <w:i w:val="0"/>
            <w:iCs w:val="0"/>
          </w:rPr>
          <w:t xml:space="preserve">estimations are rather accurate, while </w:t>
        </w:r>
      </w:ins>
      <w:ins w:id="57" w:author="Logan Boxdorfer" w:date="2026-03-06T23:12:00Z" w16du:dateUtc="2026-03-07T05:12:00Z">
        <w:r w:rsidR="00904DB2">
          <w:rPr>
            <w:i w:val="0"/>
            <w:iCs w:val="0"/>
          </w:rPr>
          <w:t xml:space="preserve">few </w:t>
        </w:r>
      </w:ins>
      <w:ins w:id="58" w:author="Logan Boxdorfer" w:date="2026-03-06T22:58:00Z" w16du:dateUtc="2026-03-07T04:58:00Z">
        <w:r w:rsidR="006F2BED">
          <w:rPr>
            <w:i w:val="0"/>
            <w:iCs w:val="0"/>
          </w:rPr>
          <w:t>were not. This prelim</w:t>
        </w:r>
      </w:ins>
      <w:ins w:id="59" w:author="Logan Boxdorfer" w:date="2026-03-06T22:59:00Z" w16du:dateUtc="2026-03-07T04:59:00Z">
        <w:r w:rsidR="006F2BED">
          <w:rPr>
            <w:i w:val="0"/>
            <w:iCs w:val="0"/>
          </w:rPr>
          <w:t xml:space="preserve">inarily indicates that </w:t>
        </w:r>
      </w:ins>
      <w:ins w:id="60" w:author="Logan Boxdorfer" w:date="2026-03-06T23:12:00Z" w16du:dateUtc="2026-03-07T05:12:00Z">
        <w:r w:rsidR="00904DB2">
          <w:rPr>
            <w:i w:val="0"/>
            <w:iCs w:val="0"/>
          </w:rPr>
          <w:t xml:space="preserve">further testing should be conducted to determine the cause of </w:t>
        </w:r>
      </w:ins>
      <w:ins w:id="61" w:author="Logan Boxdorfer" w:date="2026-03-06T23:13:00Z" w16du:dateUtc="2026-03-07T05:13:00Z">
        <w:r w:rsidR="008A42BC">
          <w:rPr>
            <w:i w:val="0"/>
            <w:iCs w:val="0"/>
          </w:rPr>
          <w:t>these outliers, and how that they can be mitigated against.</w:t>
        </w:r>
      </w:ins>
      <w:moveToRangeStart w:id="62" w:author="Logan Boxdorfer" w:date="2026-03-06T22:56:00Z" w:name="move223730207"/>
      <w:moveTo w:id="63" w:author="Logan Boxdorfer" w:date="2026-03-06T22:56:00Z" w16du:dateUtc="2026-03-07T04:56:00Z">
        <w:del w:id="64" w:author="Logan Boxdorfer" w:date="2026-03-06T22:57:00Z" w16du:dateUtc="2026-03-07T04:57:00Z">
          <w:r w:rsidR="00493CD4" w:rsidRPr="00CC2163" w:rsidDel="00C054E0">
            <w:rPr>
              <w:i w:val="0"/>
              <w:iCs w:val="0"/>
            </w:rPr>
            <w:delText>M</w:delText>
          </w:r>
        </w:del>
        <w:del w:id="65" w:author="Logan Boxdorfer" w:date="2026-03-06T22:58:00Z" w16du:dateUtc="2026-03-07T04:58:00Z">
          <w:r w:rsidR="00493CD4" w:rsidRPr="00CC2163" w:rsidDel="006F2BED">
            <w:rPr>
              <w:i w:val="0"/>
              <w:iCs w:val="0"/>
            </w:rPr>
            <w:delText xml:space="preserve">any of the estimated values fall near this ideal line, </w:delText>
          </w:r>
        </w:del>
        <w:del w:id="66" w:author="Logan Boxdorfer" w:date="2026-03-06T22:59:00Z" w16du:dateUtc="2026-03-07T04:59:00Z">
          <w:r w:rsidR="00493CD4" w:rsidRPr="00CC2163" w:rsidDel="006F2BED">
            <w:rPr>
              <w:i w:val="0"/>
              <w:iCs w:val="0"/>
            </w:rPr>
            <w:delText xml:space="preserve">indicating that </w:delText>
          </w:r>
        </w:del>
      </w:moveTo>
      <w:ins w:id="67" w:author="Logan Boxdorfer" w:date="2026-03-06T23:13:00Z" w16du:dateUtc="2026-03-07T05:13:00Z">
        <w:r w:rsidR="008A42BC">
          <w:rPr>
            <w:i w:val="0"/>
            <w:iCs w:val="0"/>
          </w:rPr>
          <w:t xml:space="preserve">Regarding indoor testing, </w:t>
        </w:r>
      </w:ins>
      <w:moveTo w:id="68" w:author="Logan Boxdorfer" w:date="2026-03-06T22:56:00Z" w16du:dateUtc="2026-03-07T04:56:00Z">
        <w:r w:rsidR="00493CD4" w:rsidRPr="00CC2163">
          <w:rPr>
            <w:i w:val="0"/>
            <w:iCs w:val="0"/>
          </w:rPr>
          <w:t xml:space="preserve">the algorithm is generally able to track the source direction with reasonable accuracy. However, some spread in the measurements is </w:t>
        </w:r>
      </w:moveTo>
      <w:ins w:id="69" w:author="Logan Boxdorfer" w:date="2026-03-06T23:13:00Z" w16du:dateUtc="2026-03-07T05:13:00Z">
        <w:r w:rsidR="008A42BC">
          <w:rPr>
            <w:i w:val="0"/>
            <w:iCs w:val="0"/>
          </w:rPr>
          <w:t xml:space="preserve">still </w:t>
        </w:r>
      </w:ins>
      <w:moveTo w:id="70" w:author="Logan Boxdorfer" w:date="2026-03-06T22:56:00Z" w16du:dateUtc="2026-03-07T04:56:00Z">
        <w:r w:rsidR="00493CD4" w:rsidRPr="00CC2163">
          <w:rPr>
            <w:i w:val="0"/>
            <w:iCs w:val="0"/>
          </w:rPr>
          <w:t>presen</w:t>
        </w:r>
      </w:moveTo>
      <w:ins w:id="71" w:author="Logan Boxdorfer" w:date="2026-03-06T23:14:00Z" w16du:dateUtc="2026-03-07T05:14:00Z">
        <w:r w:rsidR="00091ADC">
          <w:rPr>
            <w:i w:val="0"/>
            <w:iCs w:val="0"/>
          </w:rPr>
          <w:t>t</w:t>
        </w:r>
      </w:ins>
      <w:r w:rsidR="004A63BB" w:rsidRPr="004A63BB">
        <w:rPr>
          <w:i w:val="0"/>
          <w:iCs w:val="0"/>
        </w:rPr>
        <w:t>—</w:t>
      </w:r>
      <w:ins w:id="72" w:author="Logan Boxdorfer" w:date="2026-03-06T23:14:00Z" w16du:dateUtc="2026-03-07T05:14:00Z">
        <w:r w:rsidR="00091ADC">
          <w:rPr>
            <w:i w:val="0"/>
            <w:iCs w:val="0"/>
          </w:rPr>
          <w:t xml:space="preserve">even for repeated </w:t>
        </w:r>
      </w:ins>
      <w:r w:rsidR="00F82322">
        <w:rPr>
          <w:i w:val="0"/>
          <w:iCs w:val="0"/>
        </w:rPr>
        <w:t xml:space="preserve">trials. </w:t>
      </w:r>
      <w:commentRangeStart w:id="73"/>
      <w:ins w:id="74" w:author="Logan Boxdorfer" w:date="2026-03-06T23:14:00Z" w16du:dateUtc="2026-03-07T05:14:00Z">
        <w:r w:rsidR="00091ADC">
          <w:rPr>
            <w:i w:val="0"/>
            <w:iCs w:val="0"/>
          </w:rPr>
          <w:t xml:space="preserve">These issues align with the </w:t>
        </w:r>
      </w:ins>
      <w:ins w:id="75" w:author="Logan Boxdorfer" w:date="2026-03-07T09:53:00Z" w16du:dateUtc="2026-03-07T15:53:00Z">
        <w:r w:rsidR="00182342">
          <w:rPr>
            <w:i w:val="0"/>
            <w:iCs w:val="0"/>
          </w:rPr>
          <w:t>afore</w:t>
        </w:r>
      </w:ins>
      <w:ins w:id="76" w:author="Logan Boxdorfer" w:date="2026-03-06T23:15:00Z" w16du:dateUtc="2026-03-07T05:15:00Z">
        <w:r w:rsidR="00091ADC">
          <w:rPr>
            <w:i w:val="0"/>
            <w:iCs w:val="0"/>
          </w:rPr>
          <w:t xml:space="preserve">mentioned inherent </w:t>
        </w:r>
      </w:ins>
      <w:ins w:id="77" w:author="Logan Boxdorfer" w:date="2026-03-07T09:53:00Z" w16du:dateUtc="2026-03-07T15:53:00Z">
        <w:r w:rsidR="008F757E">
          <w:rPr>
            <w:i w:val="0"/>
            <w:iCs w:val="0"/>
          </w:rPr>
          <w:t xml:space="preserve">limited  </w:t>
        </w:r>
      </w:ins>
      <w:ins w:id="78" w:author="Logan Boxdorfer" w:date="2026-03-06T23:15:00Z" w16du:dateUtc="2026-03-07T05:15:00Z">
        <w:r w:rsidR="00091ADC">
          <w:rPr>
            <w:i w:val="0"/>
            <w:iCs w:val="0"/>
          </w:rPr>
          <w:t xml:space="preserve">behavior and capabilities of the 4-element UCA. </w:t>
        </w:r>
      </w:ins>
      <w:commentRangeEnd w:id="73"/>
      <w:r w:rsidR="00126DA1" w:rsidRPr="00CC2163">
        <w:rPr>
          <w:rStyle w:val="CommentReference"/>
          <w:i w:val="0"/>
          <w:iCs w:val="0"/>
          <w:sz w:val="20"/>
          <w:szCs w:val="20"/>
        </w:rPr>
        <w:commentReference w:id="73"/>
      </w:r>
      <w:moveTo w:id="79" w:author="Logan Boxdorfer" w:date="2026-03-06T22:56:00Z" w16du:dateUtc="2026-03-07T04:56:00Z">
        <w:del w:id="80" w:author="Logan Boxdorfer" w:date="2026-03-06T23:14:00Z" w16du:dateUtc="2026-03-07T05:14:00Z">
          <w:r w:rsidR="00493CD4" w:rsidRPr="00CC2163" w:rsidDel="00091ADC">
            <w:rPr>
              <w:i w:val="0"/>
              <w:iCs w:val="0"/>
            </w:rPr>
            <w:delText xml:space="preserve">t for repeated trials at the same source position, reflecting estimation variance </w:delText>
          </w:r>
        </w:del>
        <w:r w:rsidR="00493CD4" w:rsidRPr="00CC2163">
          <w:rPr>
            <w:i w:val="0"/>
            <w:iCs w:val="0"/>
          </w:rPr>
          <w:t>caused by measurement noise and environmental effects</w:t>
        </w:r>
      </w:moveTo>
      <w:ins w:id="81" w:author="Logan Boxdorfer" w:date="2026-03-06T22:56:00Z" w16du:dateUtc="2026-03-07T04:56:00Z">
        <w:r w:rsidR="00493CD4">
          <w:rPr>
            <w:i w:val="0"/>
            <w:iCs w:val="0"/>
          </w:rPr>
          <w:t>.</w:t>
        </w:r>
      </w:ins>
    </w:p>
    <w:moveToRangeEnd w:id="62"/>
    <w:p w14:paraId="2000AFF8" w14:textId="25DEE0A6" w:rsidR="00A9640C" w:rsidRDefault="00BE570C" w:rsidP="00493CD4">
      <w:pPr>
        <w:pStyle w:val="Heading3"/>
        <w:numPr>
          <w:ilvl w:val="0"/>
          <w:numId w:val="0"/>
        </w:numPr>
        <w:ind w:firstLine="14.40pt"/>
        <w:rPr>
          <w:i w:val="0"/>
          <w:iCs w:val="0"/>
        </w:rPr>
      </w:pPr>
      <w:r w:rsidRPr="00BE570C">
        <w:rPr>
          <w:i w:val="0"/>
          <w:iCs w:val="0"/>
        </w:rPr>
        <w:t>The next set of static source testing evaluates the horizontal ULA performance while utilizing both the MUSIC and ESPRIT algorithms. These tests were conducted in the same manner as the UCA test, where the RF source was placed at several fixed azimuth positions and the estimated DoA produced by each algorithm was recorded. This test allows for a direct comparison of algorithm performance when operating under the same array geometry and environmental conditions. As shown in Fig. 20, the estimated azimuth values are plotted against the true source position, with the dashed diagonal line representing the ideal case where the estimated DoA exactly matches the true angle. While both algorithms generally follow the expected trend, noticeable spread in the measurements can be observed, indicating estimation variance caused by indoor multipath and measurement noise. Overall, the results highlight differences in estimation consistency between the MUSIC and ESPRIT algorithms when applied to the horizontal ULA configuration.</w:t>
      </w:r>
    </w:p>
    <w:p w14:paraId="1B3E5D16" w14:textId="1F2C328D" w:rsidR="00CC2163" w:rsidRDefault="00CC2163" w:rsidP="00CC2163">
      <w:r w:rsidRPr="00CC2163">
        <w:rPr>
          <w:noProof/>
        </w:rPr>
        <w:drawing>
          <wp:inline distT="0" distB="0" distL="0" distR="0" wp14:anchorId="7D9C122D" wp14:editId="435253E8">
            <wp:extent cx="2973741" cy="1413164"/>
            <wp:effectExtent l="0" t="0" r="0" b="0"/>
            <wp:docPr id="198746122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7461226" name=""/>
                    <pic:cNvPicPr/>
                  </pic:nvPicPr>
                  <pic:blipFill rotWithShape="1">
                    <a:blip r:embed="rId41"/>
                    <a:srcRect l="1.729%" t="8.97%" r="1.98%" b="5.588%"/>
                    <a:stretch>
                      <a:fillRect/>
                    </a:stretch>
                  </pic:blipFill>
                  <pic:spPr bwMode="auto">
                    <a:xfrm>
                      <a:off x="0" y="0"/>
                      <a:ext cx="2975288" cy="1413899"/>
                    </a:xfrm>
                    <a:prstGeom prst="rect">
                      <a:avLst/>
                    </a:prstGeom>
                    <a:ln>
                      <a:noFill/>
                    </a:ln>
                    <a:extLst>
                      <a:ext uri="{53640926-AAD7-44D8-BBD7-CCE9431645EC}">
                        <a14:shadowObscured xmlns:a14="http://schemas.microsoft.com/office/drawing/2010/main"/>
                      </a:ext>
                    </a:extLst>
                  </pic:spPr>
                </pic:pic>
              </a:graphicData>
            </a:graphic>
          </wp:inline>
        </w:drawing>
      </w:r>
    </w:p>
    <w:p w14:paraId="0FFE5DB5" w14:textId="77777777" w:rsidR="00BE570C" w:rsidRDefault="00CC2163" w:rsidP="00BE570C">
      <w:pPr>
        <w:rPr>
          <w:sz w:val="16"/>
          <w:szCs w:val="16"/>
        </w:rPr>
      </w:pPr>
      <w:r w:rsidRPr="004221F6">
        <w:rPr>
          <w:sz w:val="16"/>
          <w:szCs w:val="16"/>
        </w:rPr>
        <w:t xml:space="preserve">Fig </w:t>
      </w:r>
      <w:r>
        <w:rPr>
          <w:sz w:val="16"/>
          <w:szCs w:val="16"/>
        </w:rPr>
        <w:t>20. MUSIC/ESP</w:t>
      </w:r>
      <w:r w:rsidR="00BE570C">
        <w:rPr>
          <w:sz w:val="16"/>
          <w:szCs w:val="16"/>
        </w:rPr>
        <w:t>R</w:t>
      </w:r>
      <w:r>
        <w:rPr>
          <w:sz w:val="16"/>
          <w:szCs w:val="16"/>
        </w:rPr>
        <w:t>IT-ULA Static DoA Estimation</w:t>
      </w:r>
    </w:p>
    <w:p w14:paraId="0E7DE52C" w14:textId="364AE119" w:rsidR="00CC2163" w:rsidRPr="00BE570C" w:rsidRDefault="00BE570C" w:rsidP="00BE570C">
      <w:pPr>
        <w:jc w:val="both"/>
        <w:rPr>
          <w:sz w:val="16"/>
          <w:szCs w:val="16"/>
        </w:rPr>
      </w:pPr>
      <w:r>
        <w:rPr>
          <w:sz w:val="16"/>
          <w:szCs w:val="16"/>
        </w:rPr>
        <w:t xml:space="preserve">        </w:t>
      </w:r>
      <w:r w:rsidRPr="00BE570C">
        <w:t>The final static test evaluates elevation estimation performance using the vertical ULA configuration while applying both the MUSIC and ESPRIT algorithms. Fig. 21 shows the estimated elevation angles compared to the true source elevation during indoor testing, where the dashed diagonal line represents the ideal case of perfect estimation. Both algorithms generally capture the trend of increasing elevation; however, noticeable deviation from the ideal line is present across several trials. The MUSIC results show greater spread in the estimated values, particularly at mid-range elevation angles, while the ESPRIT estimates appear slightly more clustered but still exhibit variance due to indoor multipath and measurement noise.</w:t>
      </w:r>
    </w:p>
    <w:p w14:paraId="39ED05CA" w14:textId="77777777" w:rsidR="00BE570C" w:rsidRPr="00CC2163" w:rsidRDefault="00BE570C" w:rsidP="00BE570C">
      <w:pPr>
        <w:jc w:val="both"/>
        <w:rPr>
          <w:sz w:val="8"/>
          <w:szCs w:val="8"/>
        </w:rPr>
      </w:pPr>
    </w:p>
    <w:p w14:paraId="1C8D74E9" w14:textId="01BDCC02" w:rsidR="00CC2163" w:rsidRDefault="00CC2163" w:rsidP="00CC2163">
      <w:r w:rsidRPr="00CC2163">
        <w:rPr>
          <w:noProof/>
        </w:rPr>
        <w:drawing>
          <wp:inline distT="0" distB="0" distL="0" distR="0" wp14:anchorId="6948124F" wp14:editId="73ECDC8B">
            <wp:extent cx="3057654" cy="1496291"/>
            <wp:effectExtent l="0" t="0" r="0" b="8890"/>
            <wp:docPr id="203889521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38895213" name=""/>
                    <pic:cNvPicPr/>
                  </pic:nvPicPr>
                  <pic:blipFill rotWithShape="1">
                    <a:blip r:embed="rId42"/>
                    <a:srcRect l="2.304%" t="3.508%" r="1.98%"/>
                    <a:stretch>
                      <a:fillRect/>
                    </a:stretch>
                  </pic:blipFill>
                  <pic:spPr bwMode="auto">
                    <a:xfrm>
                      <a:off x="0" y="0"/>
                      <a:ext cx="3066592" cy="1500665"/>
                    </a:xfrm>
                    <a:prstGeom prst="rect">
                      <a:avLst/>
                    </a:prstGeom>
                    <a:ln>
                      <a:noFill/>
                    </a:ln>
                    <a:extLst>
                      <a:ext uri="{53640926-AAD7-44D8-BBD7-CCE9431645EC}">
                        <a14:shadowObscured xmlns:a14="http://schemas.microsoft.com/office/drawing/2010/main"/>
                      </a:ext>
                    </a:extLst>
                  </pic:spPr>
                </pic:pic>
              </a:graphicData>
            </a:graphic>
          </wp:inline>
        </w:drawing>
      </w:r>
    </w:p>
    <w:p w14:paraId="08E7CE89" w14:textId="63134250" w:rsidR="00CC2163" w:rsidRPr="00BE570C" w:rsidRDefault="00CC2163" w:rsidP="00BE570C">
      <w:pPr>
        <w:rPr>
          <w:sz w:val="16"/>
          <w:szCs w:val="16"/>
        </w:rPr>
      </w:pPr>
      <w:r w:rsidRPr="004221F6">
        <w:rPr>
          <w:sz w:val="16"/>
          <w:szCs w:val="16"/>
        </w:rPr>
        <w:t xml:space="preserve">Fig </w:t>
      </w:r>
      <w:r>
        <w:rPr>
          <w:sz w:val="16"/>
          <w:szCs w:val="16"/>
        </w:rPr>
        <w:t>21. MUSIC</w:t>
      </w:r>
      <w:r w:rsidR="00BE570C">
        <w:rPr>
          <w:sz w:val="16"/>
          <w:szCs w:val="16"/>
        </w:rPr>
        <w:t>/ESPRIT</w:t>
      </w:r>
      <w:r>
        <w:rPr>
          <w:sz w:val="16"/>
          <w:szCs w:val="16"/>
        </w:rPr>
        <w:t>-U</w:t>
      </w:r>
      <w:r w:rsidR="00BE570C">
        <w:rPr>
          <w:sz w:val="16"/>
          <w:szCs w:val="16"/>
        </w:rPr>
        <w:t>L</w:t>
      </w:r>
      <w:r>
        <w:rPr>
          <w:sz w:val="16"/>
          <w:szCs w:val="16"/>
        </w:rPr>
        <w:t>A Static DoA Estimation</w:t>
      </w:r>
    </w:p>
    <w:p w14:paraId="3226E2B1" w14:textId="78E525C4" w:rsidR="00C5507E" w:rsidRDefault="00C5507E" w:rsidP="00C5507E">
      <w:pPr>
        <w:pStyle w:val="Heading2"/>
      </w:pPr>
      <w:r>
        <w:t>Moving Source</w:t>
      </w:r>
      <w:r w:rsidR="009F4903">
        <w:t xml:space="preserve"> Testing</w:t>
      </w:r>
    </w:p>
    <w:p w14:paraId="556B7630" w14:textId="1BDEF0C2" w:rsidR="00A9640C" w:rsidRDefault="005516D3" w:rsidP="005516D3">
      <w:pPr>
        <w:pStyle w:val="Heading3"/>
        <w:numPr>
          <w:ilvl w:val="0"/>
          <w:numId w:val="0"/>
        </w:numPr>
        <w:ind w:firstLine="14.40pt"/>
        <w:rPr>
          <w:i w:val="0"/>
          <w:iCs w:val="0"/>
        </w:rPr>
      </w:pPr>
      <w:r w:rsidRPr="005516D3">
        <w:rPr>
          <w:i w:val="0"/>
          <w:iCs w:val="0"/>
        </w:rPr>
        <w:t xml:space="preserve">The first moving source test evaluates the performance of the MUSIC algorithm using the UCA configuration. </w:t>
      </w:r>
      <w:r w:rsidR="009F4903" w:rsidRPr="009F4903">
        <w:rPr>
          <w:i w:val="0"/>
          <w:iCs w:val="0"/>
        </w:rPr>
        <w:t>The test evaluate</w:t>
      </w:r>
      <w:r w:rsidR="009F4903">
        <w:rPr>
          <w:i w:val="0"/>
          <w:iCs w:val="0"/>
        </w:rPr>
        <w:t>s</w:t>
      </w:r>
      <w:r w:rsidR="009F4903" w:rsidRPr="009F4903">
        <w:rPr>
          <w:i w:val="0"/>
          <w:iCs w:val="0"/>
        </w:rPr>
        <w:t xml:space="preserve"> the system’s ability to track a dynamic RF emitter using the proposed DoA estimation methods. Two motion patterns were used during testing in order to observe system performance under different target trajectories. In the first test, the RF emitter was moved in a linear azimuth sweep while maintaining a constant elevation angle. In the second test, the emitter was moved in a </w:t>
      </w:r>
      <w:r w:rsidR="00C1534E">
        <w:rPr>
          <w:i w:val="0"/>
          <w:iCs w:val="0"/>
        </w:rPr>
        <w:t xml:space="preserve">complete circular </w:t>
      </w:r>
      <w:r w:rsidR="009F4903" w:rsidRPr="009F4903">
        <w:rPr>
          <w:i w:val="0"/>
          <w:iCs w:val="0"/>
        </w:rPr>
        <w:t>motion across the azimuth range to evaluate how well the estimation algorithm responds to directional changes. The resulting DoA estimates for both motion patterns are shown in the figures below.</w:t>
      </w:r>
    </w:p>
    <w:p w14:paraId="086297BA" w14:textId="5221E83F" w:rsidR="002F7D3E" w:rsidRPr="001B4CDC" w:rsidRDefault="001B4CDC" w:rsidP="00A6163A">
      <w:pPr>
        <w:jc w:val="both"/>
        <w:rPr>
          <w:sz w:val="8"/>
          <w:szCs w:val="8"/>
        </w:rPr>
      </w:pPr>
      <w:r>
        <w:rPr>
          <w:sz w:val="8"/>
          <w:szCs w:val="8"/>
        </w:rPr>
        <w:t>\</w:t>
      </w:r>
    </w:p>
    <w:p w14:paraId="5DD26DF2" w14:textId="3CC57F3F" w:rsidR="00BA7FE0" w:rsidRDefault="00BA7FE0" w:rsidP="002F7D3E">
      <w:pPr>
        <w:rPr>
          <w:sz w:val="16"/>
          <w:szCs w:val="16"/>
        </w:rPr>
      </w:pPr>
      <w:r w:rsidRPr="00BA7FE0">
        <w:rPr>
          <w:noProof/>
          <w:sz w:val="16"/>
          <w:szCs w:val="16"/>
        </w:rPr>
        <w:drawing>
          <wp:anchor distT="0" distB="0" distL="114300" distR="114300" simplePos="0" relativeHeight="251658240" behindDoc="0" locked="0" layoutInCell="1" allowOverlap="1" wp14:anchorId="0C8FF877" wp14:editId="79C02A07">
            <wp:simplePos x="0" y="0"/>
            <wp:positionH relativeFrom="column">
              <wp:posOffset>2734945</wp:posOffset>
            </wp:positionH>
            <wp:positionV relativeFrom="paragraph">
              <wp:posOffset>1503045</wp:posOffset>
            </wp:positionV>
            <wp:extent cx="249611" cy="85725"/>
            <wp:effectExtent l="0" t="0" r="0" b="0"/>
            <wp:wrapNone/>
            <wp:docPr id="123951706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A8CF859" wp14:editId="31697A3D">
            <wp:extent cx="3089910" cy="1912620"/>
            <wp:effectExtent l="0" t="0" r="0" b="0"/>
            <wp:docPr id="32773749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27737497" name="Picture 32773749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89910" cy="1912620"/>
                    </a:xfrm>
                    <a:prstGeom prst="rect">
                      <a:avLst/>
                    </a:prstGeom>
                  </pic:spPr>
                </pic:pic>
              </a:graphicData>
            </a:graphic>
          </wp:inline>
        </w:drawing>
      </w:r>
      <w:r w:rsidRPr="00BA7FE0">
        <w:rPr>
          <w:noProof/>
        </w:rPr>
        <w:t xml:space="preserve"> </w:t>
      </w:r>
    </w:p>
    <w:p w14:paraId="49635E76" w14:textId="1A1D3F36" w:rsidR="002F7D3E" w:rsidRDefault="002F7D3E" w:rsidP="002F7D3E">
      <w:pPr>
        <w:rPr>
          <w:sz w:val="16"/>
          <w:szCs w:val="16"/>
        </w:rPr>
      </w:pPr>
      <w:r w:rsidRPr="004221F6">
        <w:rPr>
          <w:sz w:val="16"/>
          <w:szCs w:val="16"/>
        </w:rPr>
        <w:t xml:space="preserve">Fig </w:t>
      </w:r>
      <w:r w:rsidR="00425484">
        <w:rPr>
          <w:sz w:val="16"/>
          <w:szCs w:val="16"/>
        </w:rPr>
        <w:t>2</w:t>
      </w:r>
      <w:r w:rsidR="00CC2163">
        <w:rPr>
          <w:sz w:val="16"/>
          <w:szCs w:val="16"/>
        </w:rPr>
        <w:t>2</w:t>
      </w:r>
      <w:r w:rsidR="005516D3">
        <w:rPr>
          <w:sz w:val="16"/>
          <w:szCs w:val="16"/>
        </w:rPr>
        <w:t>. MUSIC-UCA Moving RF Source</w:t>
      </w:r>
      <w:r w:rsidR="00A6163A">
        <w:rPr>
          <w:sz w:val="16"/>
          <w:szCs w:val="16"/>
        </w:rPr>
        <w:t xml:space="preserve"> (Indoor)</w:t>
      </w:r>
    </w:p>
    <w:p w14:paraId="745CE548" w14:textId="319C8DD6" w:rsidR="00AE231C" w:rsidRDefault="005516D3" w:rsidP="00AE231C">
      <w:pPr>
        <w:rPr>
          <w:sz w:val="16"/>
          <w:szCs w:val="16"/>
        </w:rPr>
      </w:pPr>
      <w:r>
        <w:rPr>
          <w:sz w:val="16"/>
          <w:szCs w:val="16"/>
        </w:rPr>
        <w:t xml:space="preserve">Elevation: </w:t>
      </w:r>
      <w:r w:rsidRPr="005516D3">
        <w:rPr>
          <w:sz w:val="16"/>
          <w:szCs w:val="16"/>
        </w:rPr>
        <w:t>20°</w:t>
      </w:r>
      <w:r>
        <w:rPr>
          <w:sz w:val="16"/>
          <w:szCs w:val="16"/>
        </w:rPr>
        <w:t xml:space="preserve"> Azimuth: </w:t>
      </w:r>
      <w:r w:rsidR="009F4903">
        <w:rPr>
          <w:sz w:val="16"/>
          <w:szCs w:val="16"/>
        </w:rPr>
        <w:t>35</w:t>
      </w:r>
      <w:r w:rsidRPr="005516D3">
        <w:rPr>
          <w:sz w:val="16"/>
          <w:szCs w:val="16"/>
        </w:rPr>
        <w:t>°</w:t>
      </w:r>
      <w:r>
        <w:rPr>
          <w:sz w:val="16"/>
          <w:szCs w:val="16"/>
        </w:rPr>
        <w:t>-13</w:t>
      </w:r>
      <w:r w:rsidRPr="005516D3">
        <w:rPr>
          <w:sz w:val="16"/>
          <w:szCs w:val="16"/>
        </w:rPr>
        <w:t>0°</w:t>
      </w:r>
    </w:p>
    <w:p w14:paraId="5F253A25" w14:textId="14A647C6" w:rsidR="00AE231C" w:rsidRPr="00AE231C" w:rsidRDefault="00AE231C" w:rsidP="00AE231C">
      <w:pPr>
        <w:rPr>
          <w:sz w:val="8"/>
          <w:szCs w:val="8"/>
        </w:rPr>
      </w:pPr>
    </w:p>
    <w:p w14:paraId="1FF44E1A" w14:textId="7CCEEED4" w:rsidR="00AE231C" w:rsidRPr="00AE231C" w:rsidRDefault="00C1534E" w:rsidP="00AE231C">
      <w:pPr>
        <w:rPr>
          <w:sz w:val="16"/>
          <w:szCs w:val="16"/>
        </w:rPr>
      </w:pPr>
      <w:r w:rsidRPr="00BA7FE0">
        <w:rPr>
          <w:noProof/>
          <w:sz w:val="16"/>
          <w:szCs w:val="16"/>
        </w:rPr>
        <w:drawing>
          <wp:anchor distT="0" distB="0" distL="114300" distR="114300" simplePos="0" relativeHeight="251660288" behindDoc="0" locked="0" layoutInCell="1" allowOverlap="1" wp14:anchorId="56B7085A" wp14:editId="29AD274A">
            <wp:simplePos x="0" y="0"/>
            <wp:positionH relativeFrom="column">
              <wp:posOffset>2739607</wp:posOffset>
            </wp:positionH>
            <wp:positionV relativeFrom="paragraph">
              <wp:posOffset>154496</wp:posOffset>
            </wp:positionV>
            <wp:extent cx="249611" cy="85725"/>
            <wp:effectExtent l="0" t="0" r="0" b="0"/>
            <wp:wrapNone/>
            <wp:docPr id="149783389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517065"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9611" cy="85725"/>
                    </a:xfrm>
                    <a:prstGeom prst="rect">
                      <a:avLst/>
                    </a:prstGeom>
                  </pic:spPr>
                </pic:pic>
              </a:graphicData>
            </a:graphic>
            <wp14:sizeRelH relativeFrom="margin">
              <wp14:pctWidth>0%</wp14:pctWidth>
            </wp14:sizeRelH>
            <wp14:sizeRelV relativeFrom="margin">
              <wp14:pctHeight>0%</wp14:pctHeight>
            </wp14:sizeRelV>
          </wp:anchor>
        </w:drawing>
      </w:r>
      <w:r>
        <w:rPr>
          <w:noProof/>
          <w:sz w:val="16"/>
          <w:szCs w:val="16"/>
        </w:rPr>
        <w:drawing>
          <wp:inline distT="0" distB="0" distL="0" distR="0" wp14:anchorId="3F2305A8" wp14:editId="7296664D">
            <wp:extent cx="3089910" cy="1949450"/>
            <wp:effectExtent l="0" t="0" r="0" b="0"/>
            <wp:docPr id="11383119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8311969" name="Picture 113831196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89910" cy="1949450"/>
                    </a:xfrm>
                    <a:prstGeom prst="rect">
                      <a:avLst/>
                    </a:prstGeom>
                  </pic:spPr>
                </pic:pic>
              </a:graphicData>
            </a:graphic>
          </wp:inline>
        </w:drawing>
      </w:r>
    </w:p>
    <w:p w14:paraId="2AD4E2DC" w14:textId="22E30D41" w:rsidR="00AE231C" w:rsidRDefault="00AE231C" w:rsidP="00AE231C">
      <w:pPr>
        <w:rPr>
          <w:sz w:val="16"/>
          <w:szCs w:val="16"/>
        </w:rPr>
      </w:pPr>
      <w:r w:rsidRPr="004221F6">
        <w:rPr>
          <w:sz w:val="16"/>
          <w:szCs w:val="16"/>
        </w:rPr>
        <w:t xml:space="preserve">Fig </w:t>
      </w:r>
      <w:r w:rsidR="00EC0A07">
        <w:rPr>
          <w:sz w:val="16"/>
          <w:szCs w:val="16"/>
        </w:rPr>
        <w:t>2</w:t>
      </w:r>
      <w:r w:rsidR="00CC2163">
        <w:rPr>
          <w:sz w:val="16"/>
          <w:szCs w:val="16"/>
        </w:rPr>
        <w:t>3</w:t>
      </w:r>
      <w:r>
        <w:rPr>
          <w:sz w:val="16"/>
          <w:szCs w:val="16"/>
        </w:rPr>
        <w:t>. MUSIC-UCA Moving RF Source (Indoor)</w:t>
      </w:r>
    </w:p>
    <w:p w14:paraId="10E7A181" w14:textId="0C06ABC2" w:rsidR="00AE231C" w:rsidRDefault="00AE231C" w:rsidP="00AE231C">
      <w:pPr>
        <w:rPr>
          <w:sz w:val="16"/>
          <w:szCs w:val="16"/>
        </w:rPr>
      </w:pPr>
      <w:r>
        <w:rPr>
          <w:sz w:val="16"/>
          <w:szCs w:val="16"/>
        </w:rPr>
        <w:t>Elevation: 15</w:t>
      </w:r>
      <w:r w:rsidRPr="005516D3">
        <w:rPr>
          <w:sz w:val="16"/>
          <w:szCs w:val="16"/>
        </w:rPr>
        <w:t>°</w:t>
      </w:r>
      <w:r>
        <w:rPr>
          <w:sz w:val="16"/>
          <w:szCs w:val="16"/>
        </w:rPr>
        <w:t xml:space="preserve"> Azimuth: </w:t>
      </w:r>
      <w:r w:rsidR="00C1534E">
        <w:rPr>
          <w:sz w:val="16"/>
          <w:szCs w:val="16"/>
        </w:rPr>
        <w:t>0</w:t>
      </w:r>
      <w:r w:rsidRPr="005516D3">
        <w:rPr>
          <w:sz w:val="16"/>
          <w:szCs w:val="16"/>
        </w:rPr>
        <w:t>°</w:t>
      </w:r>
      <w:r>
        <w:rPr>
          <w:sz w:val="16"/>
          <w:szCs w:val="16"/>
        </w:rPr>
        <w:t>-</w:t>
      </w:r>
      <w:r w:rsidR="00C1534E">
        <w:rPr>
          <w:sz w:val="16"/>
          <w:szCs w:val="16"/>
        </w:rPr>
        <w:t>360</w:t>
      </w:r>
      <w:r w:rsidRPr="005516D3">
        <w:rPr>
          <w:sz w:val="16"/>
          <w:szCs w:val="16"/>
        </w:rPr>
        <w:t>°</w:t>
      </w:r>
      <w:r w:rsidR="00C1534E">
        <w:rPr>
          <w:sz w:val="16"/>
          <w:szCs w:val="16"/>
        </w:rPr>
        <w:t>-150</w:t>
      </w:r>
      <w:r w:rsidR="00C1534E" w:rsidRPr="005516D3">
        <w:rPr>
          <w:sz w:val="16"/>
          <w:szCs w:val="16"/>
        </w:rPr>
        <w:t>°</w:t>
      </w:r>
    </w:p>
    <w:p w14:paraId="13919E0B" w14:textId="77777777" w:rsidR="009F4903" w:rsidRPr="009F4903" w:rsidRDefault="009F4903" w:rsidP="00AE231C">
      <w:pPr>
        <w:rPr>
          <w:sz w:val="8"/>
          <w:szCs w:val="8"/>
        </w:rPr>
      </w:pPr>
    </w:p>
    <w:p w14:paraId="20454B38" w14:textId="115DD289" w:rsidR="00863823" w:rsidRDefault="00C9365F" w:rsidP="009F4903">
      <w:pPr>
        <w:pStyle w:val="Heading3"/>
        <w:numPr>
          <w:ilvl w:val="0"/>
          <w:numId w:val="0"/>
        </w:numPr>
        <w:ind w:firstLine="14.40pt"/>
        <w:rPr>
          <w:i w:val="0"/>
          <w:iCs w:val="0"/>
        </w:rPr>
      </w:pPr>
      <w:r w:rsidRPr="00C9365F">
        <w:rPr>
          <w:i w:val="0"/>
          <w:iCs w:val="0"/>
        </w:rPr>
        <w:t>The second moving source test evaluates the performance of the ESPRIT algorithm while using the ULA configuration. During this test, the RF sour</w:t>
      </w:r>
      <w:r w:rsidR="009F4903">
        <w:rPr>
          <w:i w:val="0"/>
          <w:iCs w:val="0"/>
        </w:rPr>
        <w:t xml:space="preserve">ce was moved very in the same </w:t>
      </w:r>
      <w:r w:rsidR="009F4903">
        <w:rPr>
          <w:i w:val="0"/>
          <w:iCs w:val="0"/>
        </w:rPr>
        <w:lastRenderedPageBreak/>
        <w:t xml:space="preserve">general pattern as the MUSIC where in the </w:t>
      </w:r>
      <w:r w:rsidR="009F4903" w:rsidRPr="009F4903">
        <w:rPr>
          <w:i w:val="0"/>
          <w:iCs w:val="0"/>
        </w:rPr>
        <w:t>first test, the RF emitter was moved in a linear azimuth sweep while maintaining a constant elevation angle. In the second test, the emitter was moved in a back-and-forth motion across the azimuth range to evaluate how well the estimation algorithm responds to directional changes. The resulting DoA estimates for both motion patterns are shown in the figures below.</w:t>
      </w:r>
    </w:p>
    <w:p w14:paraId="38354270" w14:textId="77777777" w:rsidR="008A5DE1" w:rsidRPr="008A5DE1" w:rsidRDefault="008A5DE1" w:rsidP="008A5DE1">
      <w:pPr>
        <w:rPr>
          <w:sz w:val="8"/>
          <w:szCs w:val="8"/>
        </w:rPr>
      </w:pPr>
    </w:p>
    <w:p w14:paraId="34B9EB08" w14:textId="022E13F1" w:rsidR="008A5DE1" w:rsidRDefault="008A5DE1" w:rsidP="00863823">
      <w:pPr>
        <w:rPr>
          <w:sz w:val="16"/>
          <w:szCs w:val="16"/>
        </w:rPr>
      </w:pPr>
      <w:r>
        <w:rPr>
          <w:noProof/>
          <w:sz w:val="16"/>
          <w:szCs w:val="16"/>
        </w:rPr>
        <w:drawing>
          <wp:inline distT="0" distB="0" distL="0" distR="0" wp14:anchorId="3CBFC01F" wp14:editId="702E7E77">
            <wp:extent cx="3110749" cy="1990725"/>
            <wp:effectExtent l="0" t="0" r="0" b="0"/>
            <wp:docPr id="175183016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1830168" name="Picture 175183016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66963" cy="2026699"/>
                    </a:xfrm>
                    <a:prstGeom prst="rect">
                      <a:avLst/>
                    </a:prstGeom>
                  </pic:spPr>
                </pic:pic>
              </a:graphicData>
            </a:graphic>
          </wp:inline>
        </w:drawing>
      </w:r>
    </w:p>
    <w:p w14:paraId="1D636090" w14:textId="7F657FD1" w:rsidR="00863823" w:rsidRDefault="00863823" w:rsidP="00863823">
      <w:pPr>
        <w:rPr>
          <w:sz w:val="16"/>
          <w:szCs w:val="16"/>
        </w:rPr>
      </w:pPr>
      <w:r w:rsidRPr="004221F6">
        <w:rPr>
          <w:sz w:val="16"/>
          <w:szCs w:val="16"/>
        </w:rPr>
        <w:t xml:space="preserve">Fig </w:t>
      </w:r>
      <w:r w:rsidR="00EC0A07">
        <w:rPr>
          <w:sz w:val="16"/>
          <w:szCs w:val="16"/>
        </w:rPr>
        <w:t>2</w:t>
      </w:r>
      <w:r w:rsidR="00CC2163">
        <w:rPr>
          <w:sz w:val="16"/>
          <w:szCs w:val="16"/>
        </w:rPr>
        <w:t>4</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639CFDF6" w14:textId="56A422F3" w:rsidR="00863823" w:rsidRDefault="00863823" w:rsidP="00AE231C">
      <w:pPr>
        <w:rPr>
          <w:sz w:val="16"/>
          <w:szCs w:val="16"/>
        </w:rPr>
      </w:pPr>
      <w:r>
        <w:rPr>
          <w:sz w:val="16"/>
          <w:szCs w:val="16"/>
        </w:rPr>
        <w:t xml:space="preserve">Elevation: </w:t>
      </w:r>
      <w:r w:rsidRPr="005516D3">
        <w:rPr>
          <w:sz w:val="16"/>
          <w:szCs w:val="16"/>
        </w:rPr>
        <w:t>20°</w:t>
      </w:r>
      <w:r>
        <w:rPr>
          <w:sz w:val="16"/>
          <w:szCs w:val="16"/>
        </w:rPr>
        <w:t xml:space="preserve"> Azimuth: </w:t>
      </w:r>
      <w:r w:rsidRPr="005516D3">
        <w:rPr>
          <w:sz w:val="16"/>
          <w:szCs w:val="16"/>
        </w:rPr>
        <w:t>0°</w:t>
      </w:r>
      <w:r>
        <w:rPr>
          <w:sz w:val="16"/>
          <w:szCs w:val="16"/>
        </w:rPr>
        <w:t>-1</w:t>
      </w:r>
      <w:r w:rsidR="009F4903">
        <w:rPr>
          <w:sz w:val="16"/>
          <w:szCs w:val="16"/>
        </w:rPr>
        <w:t>65</w:t>
      </w:r>
      <w:r w:rsidRPr="005516D3">
        <w:rPr>
          <w:sz w:val="16"/>
          <w:szCs w:val="16"/>
        </w:rPr>
        <w:t>°</w:t>
      </w:r>
    </w:p>
    <w:p w14:paraId="1EC1BFC2" w14:textId="77777777" w:rsidR="00AE231C" w:rsidRPr="00AE231C" w:rsidRDefault="00AE231C" w:rsidP="00AE231C">
      <w:pPr>
        <w:rPr>
          <w:sz w:val="8"/>
          <w:szCs w:val="8"/>
        </w:rPr>
      </w:pPr>
    </w:p>
    <w:p w14:paraId="174EDB3B" w14:textId="0D8DD787" w:rsidR="00AE231C" w:rsidRPr="00AE231C" w:rsidRDefault="00AE231C" w:rsidP="00AE231C">
      <w:pPr>
        <w:rPr>
          <w:sz w:val="16"/>
          <w:szCs w:val="16"/>
        </w:rPr>
      </w:pPr>
      <w:r>
        <w:rPr>
          <w:noProof/>
          <w:sz w:val="16"/>
          <w:szCs w:val="16"/>
        </w:rPr>
        <w:drawing>
          <wp:inline distT="0" distB="0" distL="0" distR="0" wp14:anchorId="15920F11" wp14:editId="1FC8AA00">
            <wp:extent cx="3064991" cy="1952625"/>
            <wp:effectExtent l="0" t="0" r="2540" b="0"/>
            <wp:docPr id="54098569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0985691" name="Picture 54098569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69007" cy="1955183"/>
                    </a:xfrm>
                    <a:prstGeom prst="rect">
                      <a:avLst/>
                    </a:prstGeom>
                  </pic:spPr>
                </pic:pic>
              </a:graphicData>
            </a:graphic>
          </wp:inline>
        </w:drawing>
      </w:r>
    </w:p>
    <w:p w14:paraId="18C7A4EE" w14:textId="43D9CF99" w:rsidR="00863823" w:rsidRDefault="00863823" w:rsidP="00863823">
      <w:pPr>
        <w:rPr>
          <w:sz w:val="16"/>
          <w:szCs w:val="16"/>
        </w:rPr>
      </w:pPr>
      <w:r w:rsidRPr="004221F6">
        <w:rPr>
          <w:sz w:val="16"/>
          <w:szCs w:val="16"/>
        </w:rPr>
        <w:t xml:space="preserve">Fig </w:t>
      </w:r>
      <w:r w:rsidR="00EC0A07">
        <w:rPr>
          <w:sz w:val="16"/>
          <w:szCs w:val="16"/>
        </w:rPr>
        <w:t>2</w:t>
      </w:r>
      <w:r w:rsidR="00CC2163">
        <w:rPr>
          <w:sz w:val="16"/>
          <w:szCs w:val="16"/>
        </w:rPr>
        <w:t>5</w:t>
      </w:r>
      <w:r>
        <w:rPr>
          <w:sz w:val="16"/>
          <w:szCs w:val="16"/>
        </w:rPr>
        <w:t xml:space="preserve">. </w:t>
      </w:r>
      <w:r w:rsidR="009F4903">
        <w:rPr>
          <w:sz w:val="16"/>
          <w:szCs w:val="16"/>
        </w:rPr>
        <w:t>ESPRIT</w:t>
      </w:r>
      <w:r>
        <w:rPr>
          <w:sz w:val="16"/>
          <w:szCs w:val="16"/>
        </w:rPr>
        <w:t>-U</w:t>
      </w:r>
      <w:r w:rsidR="009F4903">
        <w:rPr>
          <w:sz w:val="16"/>
          <w:szCs w:val="16"/>
        </w:rPr>
        <w:t>L</w:t>
      </w:r>
      <w:r>
        <w:rPr>
          <w:sz w:val="16"/>
          <w:szCs w:val="16"/>
        </w:rPr>
        <w:t>A Moving RF Source (Indoor)</w:t>
      </w:r>
    </w:p>
    <w:p w14:paraId="3E0EFAC7" w14:textId="0173422F" w:rsidR="00863823" w:rsidRDefault="00863823" w:rsidP="00863823">
      <w:pPr>
        <w:rPr>
          <w:sz w:val="16"/>
          <w:szCs w:val="16"/>
        </w:rPr>
      </w:pPr>
      <w:r>
        <w:rPr>
          <w:sz w:val="16"/>
          <w:szCs w:val="16"/>
        </w:rPr>
        <w:t xml:space="preserve">Elevation: </w:t>
      </w:r>
      <w:r w:rsidR="009F4903">
        <w:rPr>
          <w:sz w:val="16"/>
          <w:szCs w:val="16"/>
        </w:rPr>
        <w:t>15</w:t>
      </w:r>
      <w:r w:rsidRPr="005516D3">
        <w:rPr>
          <w:sz w:val="16"/>
          <w:szCs w:val="16"/>
        </w:rPr>
        <w:t>°</w:t>
      </w:r>
      <w:r>
        <w:rPr>
          <w:sz w:val="16"/>
          <w:szCs w:val="16"/>
        </w:rPr>
        <w:t xml:space="preserve"> Azimuth:</w:t>
      </w:r>
      <w:r w:rsidR="009F4903">
        <w:rPr>
          <w:sz w:val="16"/>
          <w:szCs w:val="16"/>
        </w:rPr>
        <w:t>-60</w:t>
      </w:r>
      <w:r w:rsidRPr="005516D3">
        <w:rPr>
          <w:sz w:val="16"/>
          <w:szCs w:val="16"/>
        </w:rPr>
        <w:t>°</w:t>
      </w:r>
      <w:r>
        <w:rPr>
          <w:sz w:val="16"/>
          <w:szCs w:val="16"/>
        </w:rPr>
        <w:t>-</w:t>
      </w:r>
      <w:r w:rsidR="009F4903">
        <w:rPr>
          <w:sz w:val="16"/>
          <w:szCs w:val="16"/>
        </w:rPr>
        <w:t>60</w:t>
      </w:r>
      <w:r w:rsidRPr="005516D3">
        <w:rPr>
          <w:sz w:val="16"/>
          <w:szCs w:val="16"/>
        </w:rPr>
        <w:t>°</w:t>
      </w:r>
    </w:p>
    <w:p w14:paraId="709AD3FC" w14:textId="77777777" w:rsidR="00CC2163" w:rsidRPr="00CC2163" w:rsidRDefault="00CC2163" w:rsidP="00863823">
      <w:pPr>
        <w:rPr>
          <w:sz w:val="8"/>
          <w:szCs w:val="8"/>
        </w:rPr>
      </w:pPr>
    </w:p>
    <w:p w14:paraId="42A9A337" w14:textId="27D06558" w:rsidR="00BA7FE0" w:rsidRDefault="0054796A" w:rsidP="00BA7FE0">
      <w:pPr>
        <w:pStyle w:val="Heading3"/>
        <w:numPr>
          <w:ilvl w:val="0"/>
          <w:numId w:val="0"/>
        </w:numPr>
        <w:ind w:firstLine="14.40pt"/>
        <w:rPr>
          <w:i w:val="0"/>
          <w:iCs w:val="0"/>
        </w:rPr>
      </w:pPr>
      <w:r w:rsidRPr="0054796A">
        <w:rPr>
          <w:i w:val="0"/>
          <w:iCs w:val="0"/>
        </w:rPr>
        <w:t>The final moving source tests evaluate the performance of the vertical ULA configuration. During these tests, the RF source was moved along the same general paths used in the previous experiments. The first test consisted of a linear sweep where the elevation angle of the source was varied while the azimuth remained constant. Following this, a second test was performed in which the source was moved in a back-and-forth motion across the elevation range in order to evaluate the system’s ability to track changes in elevation direction. The resulting DoA estimates for both motion patterns are shown in the figures below.</w:t>
      </w:r>
    </w:p>
    <w:p w14:paraId="00E75BF0" w14:textId="77777777" w:rsidR="00BA7FE0" w:rsidRPr="008A5DE1" w:rsidRDefault="00BA7FE0" w:rsidP="00BA7FE0">
      <w:pPr>
        <w:rPr>
          <w:sz w:val="8"/>
          <w:szCs w:val="8"/>
        </w:rPr>
      </w:pPr>
    </w:p>
    <w:p w14:paraId="46BEA954" w14:textId="50A71387" w:rsidR="00BA7FE0" w:rsidRDefault="00EC0A07" w:rsidP="00BA7FE0">
      <w:pPr>
        <w:rPr>
          <w:sz w:val="16"/>
          <w:szCs w:val="16"/>
        </w:rPr>
      </w:pPr>
      <w:r>
        <w:rPr>
          <w:noProof/>
          <w:sz w:val="16"/>
          <w:szCs w:val="16"/>
        </w:rPr>
        <w:drawing>
          <wp:inline distT="0" distB="0" distL="0" distR="0" wp14:anchorId="34A51595" wp14:editId="4E8B5090">
            <wp:extent cx="3027393" cy="2084832"/>
            <wp:effectExtent l="0" t="0" r="1905" b="0"/>
            <wp:docPr id="99568219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5682191" name="Picture 9956821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39018" cy="2092838"/>
                    </a:xfrm>
                    <a:prstGeom prst="rect">
                      <a:avLst/>
                    </a:prstGeom>
                  </pic:spPr>
                </pic:pic>
              </a:graphicData>
            </a:graphic>
          </wp:inline>
        </w:drawing>
      </w:r>
    </w:p>
    <w:p w14:paraId="1B72DCA0" w14:textId="4C9C45F9" w:rsidR="00BA7FE0" w:rsidRDefault="00BA7FE0" w:rsidP="00BA7FE0">
      <w:pPr>
        <w:rPr>
          <w:sz w:val="16"/>
          <w:szCs w:val="16"/>
        </w:rPr>
      </w:pPr>
      <w:r w:rsidRPr="004221F6">
        <w:rPr>
          <w:sz w:val="16"/>
          <w:szCs w:val="16"/>
        </w:rPr>
        <w:t xml:space="preserve">Fig </w:t>
      </w:r>
      <w:r w:rsidR="00EC0A07">
        <w:rPr>
          <w:sz w:val="16"/>
          <w:szCs w:val="16"/>
        </w:rPr>
        <w:t>2</w:t>
      </w:r>
      <w:r w:rsidR="00CC2163">
        <w:rPr>
          <w:sz w:val="16"/>
          <w:szCs w:val="16"/>
        </w:rPr>
        <w:t>6</w:t>
      </w:r>
      <w:r>
        <w:rPr>
          <w:sz w:val="16"/>
          <w:szCs w:val="16"/>
        </w:rPr>
        <w:t xml:space="preserve">. </w:t>
      </w:r>
      <w:r w:rsidR="00EC0A07">
        <w:rPr>
          <w:sz w:val="16"/>
          <w:szCs w:val="16"/>
        </w:rPr>
        <w:t>MUSIC</w:t>
      </w:r>
      <w:r>
        <w:rPr>
          <w:sz w:val="16"/>
          <w:szCs w:val="16"/>
        </w:rPr>
        <w:t>-ULA Moving RF Source (Indoor)</w:t>
      </w:r>
    </w:p>
    <w:p w14:paraId="2086B4A7" w14:textId="0F3E4DE1" w:rsidR="00BA7FE0" w:rsidRDefault="00BA7FE0" w:rsidP="00BA7FE0">
      <w:pPr>
        <w:rPr>
          <w:sz w:val="16"/>
          <w:szCs w:val="16"/>
        </w:rPr>
      </w:pPr>
      <w:r>
        <w:rPr>
          <w:sz w:val="16"/>
          <w:szCs w:val="16"/>
        </w:rPr>
        <w:t xml:space="preserve">Elevation: </w:t>
      </w:r>
      <w:r w:rsidR="00EC0A07">
        <w:rPr>
          <w:sz w:val="16"/>
          <w:szCs w:val="16"/>
        </w:rPr>
        <w:t>15</w:t>
      </w:r>
      <w:r w:rsidRPr="005516D3">
        <w:rPr>
          <w:sz w:val="16"/>
          <w:szCs w:val="16"/>
        </w:rPr>
        <w:t>°</w:t>
      </w:r>
      <w:r w:rsidR="00EC0A07">
        <w:rPr>
          <w:sz w:val="16"/>
          <w:szCs w:val="16"/>
        </w:rPr>
        <w:t>-45</w:t>
      </w:r>
      <w:r w:rsidR="00EC0A07" w:rsidRPr="005516D3">
        <w:rPr>
          <w:sz w:val="16"/>
          <w:szCs w:val="16"/>
        </w:rPr>
        <w:t>°</w:t>
      </w:r>
      <w:r w:rsidR="00EC0A07">
        <w:rPr>
          <w:sz w:val="16"/>
          <w:szCs w:val="16"/>
        </w:rPr>
        <w:t xml:space="preserve"> </w:t>
      </w:r>
      <w:r>
        <w:rPr>
          <w:sz w:val="16"/>
          <w:szCs w:val="16"/>
        </w:rPr>
        <w:t xml:space="preserve"> Azimuth: </w:t>
      </w:r>
      <w:r w:rsidRPr="005516D3">
        <w:rPr>
          <w:sz w:val="16"/>
          <w:szCs w:val="16"/>
        </w:rPr>
        <w:t>0°</w:t>
      </w:r>
    </w:p>
    <w:p w14:paraId="6ACD2BEE" w14:textId="77777777" w:rsidR="00BA7FE0" w:rsidRPr="00AE231C" w:rsidRDefault="00BA7FE0" w:rsidP="00BA7FE0">
      <w:pPr>
        <w:rPr>
          <w:sz w:val="8"/>
          <w:szCs w:val="8"/>
        </w:rPr>
      </w:pPr>
    </w:p>
    <w:p w14:paraId="5C1B2B51" w14:textId="4D5C2857" w:rsidR="00BA7FE0" w:rsidRPr="00AE231C" w:rsidRDefault="004F3B1B" w:rsidP="00BA7FE0">
      <w:pPr>
        <w:rPr>
          <w:sz w:val="16"/>
          <w:szCs w:val="16"/>
        </w:rPr>
      </w:pPr>
      <w:r>
        <w:rPr>
          <w:noProof/>
          <w:sz w:val="16"/>
          <w:szCs w:val="16"/>
        </w:rPr>
        <w:drawing>
          <wp:inline distT="0" distB="0" distL="0" distR="0" wp14:anchorId="63847170" wp14:editId="301C4738">
            <wp:extent cx="3089910" cy="1885950"/>
            <wp:effectExtent l="0" t="0" r="0" b="0"/>
            <wp:docPr id="1008607725"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08607725" name="Picture 1008607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89910" cy="1885950"/>
                    </a:xfrm>
                    <a:prstGeom prst="rect">
                      <a:avLst/>
                    </a:prstGeom>
                  </pic:spPr>
                </pic:pic>
              </a:graphicData>
            </a:graphic>
          </wp:inline>
        </w:drawing>
      </w:r>
    </w:p>
    <w:p w14:paraId="1959A4F6" w14:textId="26BE3DB6" w:rsidR="00BA7FE0" w:rsidRDefault="00BA7FE0" w:rsidP="00BA7FE0">
      <w:pPr>
        <w:rPr>
          <w:sz w:val="16"/>
          <w:szCs w:val="16"/>
        </w:rPr>
      </w:pPr>
      <w:r w:rsidRPr="004221F6">
        <w:rPr>
          <w:sz w:val="16"/>
          <w:szCs w:val="16"/>
        </w:rPr>
        <w:t xml:space="preserve">Fig </w:t>
      </w:r>
      <w:r w:rsidR="00EC0A07">
        <w:rPr>
          <w:sz w:val="16"/>
          <w:szCs w:val="16"/>
        </w:rPr>
        <w:t>2</w:t>
      </w:r>
      <w:r w:rsidR="00CC2163">
        <w:rPr>
          <w:sz w:val="16"/>
          <w:szCs w:val="16"/>
        </w:rPr>
        <w:t>7</w:t>
      </w:r>
      <w:r>
        <w:rPr>
          <w:sz w:val="16"/>
          <w:szCs w:val="16"/>
        </w:rPr>
        <w:t>. ESPRIT-ULA Moving RF Source (Indoor)</w:t>
      </w:r>
    </w:p>
    <w:p w14:paraId="352351A7" w14:textId="3BA47B55" w:rsidR="00863823" w:rsidRPr="00863823" w:rsidRDefault="00BA7FE0" w:rsidP="00BA7FE0">
      <w:pPr>
        <w:rPr>
          <w:sz w:val="16"/>
          <w:szCs w:val="16"/>
        </w:rPr>
      </w:pPr>
      <w:r>
        <w:rPr>
          <w:sz w:val="16"/>
          <w:szCs w:val="16"/>
        </w:rPr>
        <w:t xml:space="preserve">Elevation: </w:t>
      </w:r>
      <w:r w:rsidR="004F3B1B">
        <w:rPr>
          <w:sz w:val="16"/>
          <w:szCs w:val="16"/>
        </w:rPr>
        <w:t>15</w:t>
      </w:r>
      <w:r w:rsidR="004F3B1B" w:rsidRPr="005516D3">
        <w:rPr>
          <w:sz w:val="16"/>
          <w:szCs w:val="16"/>
        </w:rPr>
        <w:t>°</w:t>
      </w:r>
      <w:r w:rsidR="004F3B1B">
        <w:rPr>
          <w:sz w:val="16"/>
          <w:szCs w:val="16"/>
        </w:rPr>
        <w:t>-40</w:t>
      </w:r>
      <w:r w:rsidR="004F3B1B" w:rsidRPr="005516D3">
        <w:rPr>
          <w:sz w:val="16"/>
          <w:szCs w:val="16"/>
        </w:rPr>
        <w:t>°</w:t>
      </w:r>
      <w:r>
        <w:rPr>
          <w:sz w:val="16"/>
          <w:szCs w:val="16"/>
        </w:rPr>
        <w:t xml:space="preserve"> Azimuth:</w:t>
      </w:r>
      <w:r w:rsidR="004F3B1B">
        <w:rPr>
          <w:sz w:val="16"/>
          <w:szCs w:val="16"/>
        </w:rPr>
        <w:t xml:space="preserve"> 0</w:t>
      </w:r>
      <w:r w:rsidRPr="005516D3">
        <w:rPr>
          <w:sz w:val="16"/>
          <w:szCs w:val="16"/>
        </w:rPr>
        <w:t>°</w:t>
      </w:r>
    </w:p>
    <w:p w14:paraId="6AAC6F2F" w14:textId="2BACC737" w:rsidR="002E61A4" w:rsidRDefault="002E61A4" w:rsidP="002E61A4">
      <w:pPr>
        <w:pStyle w:val="Heading1"/>
      </w:pPr>
      <w:r>
        <w:t>C</w:t>
      </w:r>
      <w:r w:rsidR="00120367">
        <w:t>ONCLUSION</w:t>
      </w:r>
    </w:p>
    <w:p w14:paraId="616C3408" w14:textId="5AB145F2" w:rsidR="00120367" w:rsidRDefault="00120367" w:rsidP="00120367">
      <w:pPr>
        <w:pStyle w:val="BodyText"/>
        <w:rPr>
          <w:lang w:val="en-US"/>
        </w:rPr>
      </w:pPr>
      <w:r w:rsidRPr="004F5F5C">
        <w:rPr>
          <w:lang w:val="en-US"/>
        </w:rPr>
        <w:t>Th</w:t>
      </w:r>
      <w:r>
        <w:rPr>
          <w:lang w:val="en-US"/>
        </w:rPr>
        <w:t xml:space="preserve">is work presented the design and implementation of a fully functioning hybrid RF localization system capable of estimating the azimuth, elevation and range of a since moving RF source. </w:t>
      </w:r>
      <w:r w:rsidR="00A80A19">
        <w:rPr>
          <w:lang w:val="en-US"/>
        </w:rPr>
        <w:t xml:space="preserve">Combining subspace-based Direction-of-Arrival (DoA) algorithms with multi-array antenna designs and LiDAR based range finding provided new and important evaluations of  how array geometry can affect capability. </w:t>
      </w:r>
      <w:r w:rsidR="00A80A19" w:rsidRPr="00A80A19">
        <w:rPr>
          <w:lang w:val="en-US"/>
        </w:rPr>
        <w:t>Two antenna geometries were investigated, including a uniform circular array (UCA) for azimuth estimation and uniform linear arrays (ULA) for elevation estimation. The MUSIC and ESPRIT algorithms were evaluated through Monte Carlo simulations and experimental testing to determine their performance under varying signal conditions.</w:t>
      </w:r>
    </w:p>
    <w:p w14:paraId="0BD795F7" w14:textId="4F2968FD" w:rsidR="00A80A19" w:rsidRDefault="00A80A19" w:rsidP="00120367">
      <w:pPr>
        <w:pStyle w:val="BodyText"/>
        <w:rPr>
          <w:lang w:val="en-US"/>
        </w:rPr>
      </w:pPr>
      <w:r w:rsidRPr="00A80A19">
        <w:rPr>
          <w:lang w:val="en-US"/>
        </w:rPr>
        <w:t>Simulation and experimental results demonstrated that both algorithms are capable of accurately estimating DoA when sufficient signal quality and snapshot counts are available. The UCA configuration provided reliable azimuth estimation, while the ULA structures enabled effective elevation estimation. Experimental testing with static and moving RF sources confirmed that the system can track target motion and produce stable DoA estimates in an indoor environment where multipath effects were present. By combining RF-based angular estimation with LiDAR range measurements, the system successfully demonstrated the ability to perform full spatial localization of an RF emitter.</w:t>
      </w:r>
    </w:p>
    <w:p w14:paraId="355ED2B0" w14:textId="7F7F4303" w:rsidR="00A80A19" w:rsidRPr="00120367" w:rsidRDefault="00A80A19" w:rsidP="00120367">
      <w:pPr>
        <w:pStyle w:val="BodyText"/>
      </w:pPr>
      <w:r w:rsidRPr="00A80A19">
        <w:rPr>
          <w:lang w:val="en-US"/>
        </w:rPr>
        <w:t xml:space="preserve">Future work could focus on improving robustness to noise and multipath across different environments, increasing the number of elements per array, exploring additional array </w:t>
      </w:r>
      <w:r w:rsidRPr="00A80A19">
        <w:rPr>
          <w:lang w:val="en-US"/>
        </w:rPr>
        <w:lastRenderedPageBreak/>
        <w:t>geometries, and enabling localization of multiple RF sources simultaneously. These improvements would further enhance the system’s capability and applicability to real-world RF applications such as spectrum monitoring, emitter tracking, and electronic warfare.</w:t>
      </w:r>
    </w:p>
    <w:p w14:paraId="7564B12F" w14:textId="47ADCC4D" w:rsidR="0080791D" w:rsidRPr="009C259A" w:rsidRDefault="004F5F5C" w:rsidP="0080791D">
      <w:pPr>
        <w:pStyle w:val="Heading5"/>
      </w:pPr>
      <w:r>
        <w:t>ACKNOWLEDGEMENTS</w:t>
      </w:r>
    </w:p>
    <w:p w14:paraId="0057BB0B" w14:textId="02578CE9" w:rsidR="00854240" w:rsidRPr="00A80A19" w:rsidRDefault="00A80A19" w:rsidP="00A80A19">
      <w:pPr>
        <w:pStyle w:val="BodyText"/>
        <w:rPr>
          <w:lang w:val="en-US"/>
        </w:rPr>
      </w:pPr>
      <w:r>
        <w:rPr>
          <w:lang w:val="en-US"/>
        </w:rPr>
        <w:t xml:space="preserve">We </w:t>
      </w:r>
      <w:r w:rsidR="004F5F5C" w:rsidRPr="004F5F5C">
        <w:rPr>
          <w:lang w:val="en-US"/>
        </w:rPr>
        <w:t>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r>
        <w:rPr>
          <w:lang w:val="en-US"/>
        </w:rPr>
        <w:t xml:space="preserve"> We would </w:t>
      </w:r>
      <w:r w:rsidR="004F5F5C" w:rsidRPr="004F5F5C">
        <w:rPr>
          <w:lang w:val="en-US"/>
        </w:rPr>
        <w:t>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r>
        <w:rPr>
          <w:lang w:val="en-US"/>
        </w:rPr>
        <w:t>.</w:t>
      </w:r>
    </w:p>
    <w:p w14:paraId="013D7E0E" w14:textId="77777777" w:rsidR="00854240" w:rsidRDefault="00854240" w:rsidP="00A80A19">
      <w:pPr>
        <w:pStyle w:val="Heading5"/>
        <w:jc w:val="both"/>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 xml:space="preserve">O. A. Oumar, M. F. Siyau and T. P. Sattar, "Comparison between MUSIC and ESPRIT direction of arrival estimation algorithms for </w:t>
      </w:r>
      <w:r w:rsidRPr="008C4D84">
        <w:t>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50"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82" w:name="_Ref222519479"/>
      <w:r>
        <w:t>M. A. ihedrane, A. E. FAdl, and S. Bri, “Direction of Arrival Using 2-D Matrix Pencil Method,” Advances in Science, Technology and Engineering Systems Journal, vol. 4, no. 5, pp. 341–342, 2019, doi: https://doi.org/10.25046/aj040544.</w:t>
      </w:r>
      <w:bookmarkEnd w:id="82"/>
    </w:p>
    <w:p w14:paraId="7424F247" w14:textId="44301DF6" w:rsidR="00AD72E7" w:rsidRDefault="00AC216F" w:rsidP="00484D70">
      <w:pPr>
        <w:pStyle w:val="references"/>
      </w:pPr>
      <w:bookmarkStart w:id="83" w:name="_Ref222519489"/>
      <w:r>
        <w:t xml:space="preserve">‌Cristian Codău, R.-C. Buta, A. Păstrăv, P. Dolea, Tudor Palade, and E. Puschita, “Experimental Evaluation of an SDR-Based UAV Localization System,” Sensors, vol. 24, no. 9, pp. 2789–2789, Apr. 2024, doi: </w:t>
      </w:r>
      <w:hyperlink r:id="rId51" w:history="1">
        <w:r w:rsidR="00484D70" w:rsidRPr="00501FF8">
          <w:rPr>
            <w:rStyle w:val="Hyperlink"/>
          </w:rPr>
          <w:t>https://doi.org/10.3390/s24092789</w:t>
        </w:r>
      </w:hyperlink>
      <w:r>
        <w:t>.</w:t>
      </w:r>
      <w:bookmarkEnd w:id="83"/>
    </w:p>
    <w:p w14:paraId="53ECE613" w14:textId="664D2CB5" w:rsidR="00484D70" w:rsidRDefault="00830BF8" w:rsidP="00414009">
      <w:pPr>
        <w:pStyle w:val="references"/>
        <w:jc w:val="start"/>
      </w:pPr>
      <w:r w:rsidRPr="00484D70">
        <w:t xml:space="preserve">K. A. Jabr, H. M. Kwon and N. Tayem, "Modified UCA-ESPRIT for Estimating DOA of Coherent Signals using One Snapshot," VTC Spring 2008 - IEEE Vehicular Technology Conference, Marina Bay, Singapore, 2008, pp. 290-293, doi: </w:t>
      </w:r>
      <w:r w:rsidR="00D95839">
        <w:t>https://doi.org/</w:t>
      </w:r>
      <w:r w:rsidRPr="00484D70">
        <w:t xml:space="preserve">10.1109/VETECS.2008.72. </w:t>
      </w:r>
    </w:p>
    <w:p w14:paraId="0ACF7947" w14:textId="4559041F" w:rsidR="00830BF8" w:rsidRDefault="00830BF8" w:rsidP="00830BF8">
      <w:pPr>
        <w:pStyle w:val="references"/>
      </w:pPr>
      <w:ins w:id="84" w:author="Logan Boxdorfer" w:date="2026-03-07T10:05:00Z" w16du:dateUtc="2026-03-07T16:05:00Z">
        <w:r>
          <w:t>xxx</w:t>
        </w:r>
      </w:ins>
    </w:p>
    <w:p w14:paraId="372BF624" w14:textId="77777777" w:rsidR="00484D70" w:rsidRDefault="00484D70" w:rsidP="00484D70">
      <w:pPr>
        <w:pStyle w:val="references"/>
        <w:numPr>
          <w:ilvl w:val="0"/>
          <w:numId w:val="0"/>
        </w:numPr>
      </w:pPr>
    </w:p>
    <w:p w14:paraId="09926F39" w14:textId="77777777" w:rsidR="00484D70" w:rsidRDefault="00484D70" w:rsidP="00484D70">
      <w:pPr>
        <w:pStyle w:val="references"/>
        <w:numPr>
          <w:ilvl w:val="0"/>
          <w:numId w:val="0"/>
        </w:numPr>
      </w:pPr>
    </w:p>
    <w:p w14:paraId="6749B176" w14:textId="77777777" w:rsidR="00484D70" w:rsidRDefault="00484D70" w:rsidP="00484D70">
      <w:pPr>
        <w:pStyle w:val="references"/>
        <w:numPr>
          <w:ilvl w:val="0"/>
          <w:numId w:val="0"/>
        </w:numPr>
      </w:pPr>
    </w:p>
    <w:p w14:paraId="1AFDEC0A" w14:textId="77777777" w:rsidR="00484D70" w:rsidRDefault="00484D70" w:rsidP="00484D70">
      <w:pPr>
        <w:pStyle w:val="references"/>
        <w:numPr>
          <w:ilvl w:val="0"/>
          <w:numId w:val="0"/>
        </w:numPr>
      </w:pPr>
    </w:p>
    <w:p w14:paraId="3F1B48EB" w14:textId="77777777" w:rsidR="00484D70" w:rsidRDefault="00484D70" w:rsidP="00484D70">
      <w:pPr>
        <w:pStyle w:val="references"/>
        <w:numPr>
          <w:ilvl w:val="0"/>
          <w:numId w:val="0"/>
        </w:numPr>
      </w:pPr>
    </w:p>
    <w:p w14:paraId="50F3512A" w14:textId="77777777" w:rsidR="00484D70" w:rsidRDefault="00484D70" w:rsidP="00484D70">
      <w:pPr>
        <w:pStyle w:val="references"/>
        <w:numPr>
          <w:ilvl w:val="0"/>
          <w:numId w:val="0"/>
        </w:numPr>
      </w:pPr>
    </w:p>
    <w:p w14:paraId="6A62CAC6" w14:textId="77777777" w:rsidR="00484D70" w:rsidRDefault="00484D70" w:rsidP="00484D70">
      <w:pPr>
        <w:pStyle w:val="references"/>
        <w:numPr>
          <w:ilvl w:val="0"/>
          <w:numId w:val="0"/>
        </w:numPr>
      </w:pPr>
    </w:p>
    <w:p w14:paraId="642E72BA" w14:textId="77777777" w:rsidR="00484D70" w:rsidRDefault="00484D70" w:rsidP="00484D70">
      <w:pPr>
        <w:pStyle w:val="references"/>
        <w:numPr>
          <w:ilvl w:val="0"/>
          <w:numId w:val="0"/>
        </w:numPr>
      </w:pPr>
    </w:p>
    <w:p w14:paraId="6B418B89" w14:textId="77777777" w:rsidR="00484D70" w:rsidRDefault="00484D70" w:rsidP="00484D70">
      <w:pPr>
        <w:pStyle w:val="references"/>
        <w:numPr>
          <w:ilvl w:val="0"/>
          <w:numId w:val="0"/>
        </w:numPr>
      </w:pPr>
    </w:p>
    <w:p w14:paraId="155F05B7" w14:textId="77777777" w:rsidR="00484D70" w:rsidRDefault="00484D70" w:rsidP="00484D70">
      <w:pPr>
        <w:pStyle w:val="references"/>
        <w:numPr>
          <w:ilvl w:val="0"/>
          <w:numId w:val="0"/>
        </w:numPr>
      </w:pPr>
    </w:p>
    <w:p w14:paraId="42025D4A" w14:textId="77777777" w:rsidR="00484D70" w:rsidRDefault="00484D70" w:rsidP="00484D70">
      <w:pPr>
        <w:pStyle w:val="references"/>
        <w:numPr>
          <w:ilvl w:val="0"/>
          <w:numId w:val="0"/>
        </w:numPr>
      </w:pPr>
    </w:p>
    <w:p w14:paraId="2B1D7ACD" w14:textId="77777777" w:rsidR="00484D70" w:rsidRDefault="00484D70" w:rsidP="00484D70">
      <w:pPr>
        <w:pStyle w:val="references"/>
        <w:numPr>
          <w:ilvl w:val="0"/>
          <w:numId w:val="0"/>
        </w:numPr>
      </w:pPr>
    </w:p>
    <w:p w14:paraId="0CB81B6A" w14:textId="77777777" w:rsidR="00484D70" w:rsidRDefault="00484D70" w:rsidP="00484D70">
      <w:pPr>
        <w:pStyle w:val="references"/>
        <w:numPr>
          <w:ilvl w:val="0"/>
          <w:numId w:val="0"/>
        </w:numPr>
      </w:pPr>
    </w:p>
    <w:p w14:paraId="6E999978" w14:textId="77777777" w:rsidR="00484D70" w:rsidRDefault="00484D70" w:rsidP="00484D70">
      <w:pPr>
        <w:pStyle w:val="references"/>
        <w:numPr>
          <w:ilvl w:val="0"/>
          <w:numId w:val="0"/>
        </w:numPr>
      </w:pPr>
    </w:p>
    <w:p w14:paraId="1E891150" w14:textId="77777777" w:rsidR="00484D70" w:rsidRDefault="00484D70" w:rsidP="00484D70">
      <w:pPr>
        <w:pStyle w:val="references"/>
        <w:numPr>
          <w:ilvl w:val="0"/>
          <w:numId w:val="0"/>
        </w:numPr>
      </w:pPr>
    </w:p>
    <w:p w14:paraId="11D4B3C7" w14:textId="77777777" w:rsidR="00484D70" w:rsidRDefault="00484D70" w:rsidP="00484D70">
      <w:pPr>
        <w:pStyle w:val="references"/>
        <w:numPr>
          <w:ilvl w:val="0"/>
          <w:numId w:val="0"/>
        </w:numPr>
      </w:pPr>
    </w:p>
    <w:p w14:paraId="45BB6EB4" w14:textId="77777777" w:rsidR="00484D70" w:rsidRDefault="00484D70" w:rsidP="00484D70">
      <w:pPr>
        <w:pStyle w:val="references"/>
        <w:numPr>
          <w:ilvl w:val="0"/>
          <w:numId w:val="0"/>
        </w:numPr>
      </w:pPr>
    </w:p>
    <w:p w14:paraId="43E9F49C" w14:textId="61ADEB3B" w:rsidR="00484D70" w:rsidRPr="00A80A19" w:rsidRDefault="00484D70" w:rsidP="00AD72E7">
      <w:pPr>
        <w:pStyle w:val="references"/>
        <w:numPr>
          <w:ilvl w:val="0"/>
          <w:numId w:val="0"/>
        </w:numPr>
        <w:sectPr w:rsidR="00484D70" w:rsidRPr="00A80A19" w:rsidSect="003B4E04">
          <w:type w:val="continuous"/>
          <w:pgSz w:w="595.30pt" w:h="841.90pt" w:code="9"/>
          <w:pgMar w:top="54pt" w:right="45.35pt" w:bottom="72pt" w:left="45.35pt" w:header="36pt" w:footer="36pt" w:gutter="0pt"/>
          <w:cols w:num="2" w:space="18pt"/>
          <w:docGrid w:linePitch="360"/>
        </w:sectPr>
        <w:pPrChange w:id="85" w:author="Logan Boxdorfer" w:date="2026-03-07T10:01:00Z" w16du:dateUtc="2026-03-07T16:01:00Z">
          <w:pPr>
            <w:pStyle w:val="references"/>
          </w:pPr>
        </w:pPrChange>
      </w:pPr>
    </w:p>
    <w:p w14:paraId="0159E230" w14:textId="0597DF04" w:rsidR="009303D9" w:rsidRPr="009C259A" w:rsidRDefault="009303D9" w:rsidP="00A80A19">
      <w:pPr>
        <w:jc w:val="both"/>
      </w:pPr>
    </w:p>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12" w:author="Logan Boxdorfer" w:date="2026-03-07T10:17:00Z" w:initials="LB">
    <w:p w14:paraId="0E105FC0" w14:textId="77777777" w:rsidR="004B5AE8" w:rsidRDefault="004B5AE8" w:rsidP="004B5AE8">
      <w:pPr>
        <w:pStyle w:val="CommentText"/>
        <w:jc w:val="start"/>
      </w:pPr>
      <w:r>
        <w:rPr>
          <w:rStyle w:val="CommentReference"/>
        </w:rPr>
        <w:annotationRef/>
      </w:r>
      <w:r>
        <w:t>Shorthand. Keep or change?</w:t>
      </w:r>
    </w:p>
  </w:comment>
  <w:comment w:id="73" w:author="Logan Boxdorfer" w:date="2026-03-06T23:16:00Z" w:initials="LB">
    <w:p w14:paraId="2AD3EE97" w14:textId="77777777" w:rsidR="00126DA1" w:rsidRDefault="00126DA1" w:rsidP="00126DA1">
      <w:pPr>
        <w:pStyle w:val="CommentText"/>
        <w:jc w:val="start"/>
      </w:pPr>
      <w:r>
        <w:rPr>
          <w:rStyle w:val="CommentReference"/>
        </w:rPr>
        <w:annotationRef/>
      </w:r>
      <w:r>
        <w:t>Verify this is mentioned above. Important.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0E105FC0" w15:done="0"/>
  <w15:commentEx w15:paraId="2AD3EE97"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0AF75043" w16cex:dateUtc="2026-03-07T16:17:00Z"/>
  <w16cex:commentExtensible w16cex:durableId="3DD6F1AD" w16cex:dateUtc="2026-03-07T05:16: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0E105FC0" w16cid:durableId="0AF75043"/>
  <w16cid:commentId w16cid:paraId="2AD3EE97" w16cid:durableId="3DD6F1AD"/>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78AFEAE" w14:textId="77777777" w:rsidR="008E6A26" w:rsidRDefault="008E6A26" w:rsidP="001A3B3D">
      <w:r>
        <w:separator/>
      </w:r>
    </w:p>
  </w:endnote>
  <w:endnote w:type="continuationSeparator" w:id="0">
    <w:p w14:paraId="08D7C49E" w14:textId="77777777" w:rsidR="008E6A26" w:rsidRDefault="008E6A2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Latin Modern Math">
    <w:panose1 w:val="02000503000000000000"/>
    <w:charset w:characterSet="iso-8859-1"/>
    <w:family w:val="modern"/>
    <w:notTrueType/>
    <w:pitch w:val="variable"/>
    <w:sig w:usb0="A00000EF" w:usb1="4201F9EE" w:usb2="02000000" w:usb3="00000000" w:csb0="00000093"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D886C3" w14:textId="04FACFF7" w:rsidR="00120367" w:rsidRPr="000420D5" w:rsidRDefault="000420D5" w:rsidP="000420D5">
    <w:pPr>
      <w:pStyle w:val="Footer"/>
      <w:jc w:val="start"/>
      <w:rPr>
        <w:sz w:val="16"/>
        <w:szCs w:val="16"/>
      </w:rPr>
    </w:pPr>
    <w:r>
      <w:rPr>
        <w:sz w:val="16"/>
        <w:szCs w:val="16"/>
      </w:rPr>
      <w:t>EAST TEXAS A&amp;M UNIVERSITY – TEAM 2 – DEPT. OF SCIENCE &amp; ENGINEERING – 2026 SENIOR DESIGN PROJECT</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601998C1" w:rsidR="001A3B3D" w:rsidRPr="006F6D3D" w:rsidRDefault="00120367" w:rsidP="0056610F">
    <w:pPr>
      <w:pStyle w:val="Footer"/>
      <w:jc w:val="start"/>
      <w:rPr>
        <w:sz w:val="16"/>
        <w:szCs w:val="16"/>
      </w:rPr>
    </w:pPr>
    <w:r>
      <w:rPr>
        <w:sz w:val="16"/>
        <w:szCs w:val="16"/>
      </w:rPr>
      <w:t xml:space="preserve">EAST TEXAS A&amp;M UNIVERSITY </w:t>
    </w:r>
    <w:r w:rsidR="000420D5">
      <w:rPr>
        <w:sz w:val="16"/>
        <w:szCs w:val="16"/>
      </w:rPr>
      <w:t>–</w:t>
    </w:r>
    <w:r w:rsidR="000420D5">
      <w:rPr>
        <w:sz w:val="16"/>
        <w:szCs w:val="16"/>
      </w:rPr>
      <w:t xml:space="preserve"> TEAM 2 </w:t>
    </w:r>
    <w:r>
      <w:rPr>
        <w:sz w:val="16"/>
        <w:szCs w:val="16"/>
      </w:rPr>
      <w:t xml:space="preserve">– DEPT. OF SCIENCE &amp; ENGINEERING – 2026 </w:t>
    </w:r>
    <w:r w:rsidR="000420D5">
      <w:rPr>
        <w:sz w:val="16"/>
        <w:szCs w:val="16"/>
      </w:rPr>
      <w:t>SENIOR DESIGN PROJECT</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9E81885" w14:textId="77777777" w:rsidR="008E6A26" w:rsidRDefault="008E6A26" w:rsidP="001A3B3D">
      <w:r>
        <w:separator/>
      </w:r>
    </w:p>
  </w:footnote>
  <w:footnote w:type="continuationSeparator" w:id="0">
    <w:p w14:paraId="518397E4" w14:textId="77777777" w:rsidR="008E6A26" w:rsidRDefault="008E6A26"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Logan Boxdorfer">
    <w15:presenceInfo w15:providerId="AD" w15:userId="S::lboxdorfer@leomail.tamuc.edu::8c66af0b-3938-41c3-9dab-8d9c6485e652"/>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2222E"/>
    <w:rsid w:val="00032D91"/>
    <w:rsid w:val="000416DA"/>
    <w:rsid w:val="000420D5"/>
    <w:rsid w:val="00046E4E"/>
    <w:rsid w:val="0004781E"/>
    <w:rsid w:val="00057453"/>
    <w:rsid w:val="00060D7C"/>
    <w:rsid w:val="00066080"/>
    <w:rsid w:val="000722AF"/>
    <w:rsid w:val="00073A0F"/>
    <w:rsid w:val="00080EFC"/>
    <w:rsid w:val="0008269D"/>
    <w:rsid w:val="000855EF"/>
    <w:rsid w:val="0008758A"/>
    <w:rsid w:val="00087D14"/>
    <w:rsid w:val="00091848"/>
    <w:rsid w:val="00091ADC"/>
    <w:rsid w:val="000A6EDA"/>
    <w:rsid w:val="000A7904"/>
    <w:rsid w:val="000B3F2C"/>
    <w:rsid w:val="000C1E68"/>
    <w:rsid w:val="000C4438"/>
    <w:rsid w:val="000D36F9"/>
    <w:rsid w:val="000E2B11"/>
    <w:rsid w:val="000E7FC8"/>
    <w:rsid w:val="000F5D6B"/>
    <w:rsid w:val="001011BC"/>
    <w:rsid w:val="001042EC"/>
    <w:rsid w:val="00120367"/>
    <w:rsid w:val="00125D75"/>
    <w:rsid w:val="00126DA1"/>
    <w:rsid w:val="0013448C"/>
    <w:rsid w:val="0014431B"/>
    <w:rsid w:val="00146494"/>
    <w:rsid w:val="0014732A"/>
    <w:rsid w:val="001500CC"/>
    <w:rsid w:val="00152357"/>
    <w:rsid w:val="0015296A"/>
    <w:rsid w:val="001537E3"/>
    <w:rsid w:val="001554F8"/>
    <w:rsid w:val="0015693A"/>
    <w:rsid w:val="00172CD7"/>
    <w:rsid w:val="00177AC4"/>
    <w:rsid w:val="00182342"/>
    <w:rsid w:val="0018612A"/>
    <w:rsid w:val="001943F6"/>
    <w:rsid w:val="001949BE"/>
    <w:rsid w:val="0019544F"/>
    <w:rsid w:val="00195D4D"/>
    <w:rsid w:val="001A2EFD"/>
    <w:rsid w:val="001A3B3D"/>
    <w:rsid w:val="001B4CDC"/>
    <w:rsid w:val="001B67DC"/>
    <w:rsid w:val="001E3C80"/>
    <w:rsid w:val="001E6010"/>
    <w:rsid w:val="001E63E8"/>
    <w:rsid w:val="001F1C8E"/>
    <w:rsid w:val="001F236A"/>
    <w:rsid w:val="001F5A32"/>
    <w:rsid w:val="001F7494"/>
    <w:rsid w:val="002037D1"/>
    <w:rsid w:val="00215402"/>
    <w:rsid w:val="002254A9"/>
    <w:rsid w:val="002339A9"/>
    <w:rsid w:val="00233A43"/>
    <w:rsid w:val="00233D97"/>
    <w:rsid w:val="002347A2"/>
    <w:rsid w:val="002427C2"/>
    <w:rsid w:val="002600C7"/>
    <w:rsid w:val="0026656B"/>
    <w:rsid w:val="0027031F"/>
    <w:rsid w:val="002817A1"/>
    <w:rsid w:val="002850E3"/>
    <w:rsid w:val="00292B29"/>
    <w:rsid w:val="002A50B1"/>
    <w:rsid w:val="002A527C"/>
    <w:rsid w:val="002B4837"/>
    <w:rsid w:val="002C2015"/>
    <w:rsid w:val="002C21E1"/>
    <w:rsid w:val="002D63A2"/>
    <w:rsid w:val="002E4CCD"/>
    <w:rsid w:val="002E61A4"/>
    <w:rsid w:val="002E7CBA"/>
    <w:rsid w:val="002E7E8A"/>
    <w:rsid w:val="002F2C1D"/>
    <w:rsid w:val="002F527D"/>
    <w:rsid w:val="002F7D3E"/>
    <w:rsid w:val="0030332B"/>
    <w:rsid w:val="00303B39"/>
    <w:rsid w:val="00314D5E"/>
    <w:rsid w:val="00323FA6"/>
    <w:rsid w:val="00324E4D"/>
    <w:rsid w:val="003251FF"/>
    <w:rsid w:val="003323B8"/>
    <w:rsid w:val="003357D0"/>
    <w:rsid w:val="00336270"/>
    <w:rsid w:val="00336ADA"/>
    <w:rsid w:val="00337008"/>
    <w:rsid w:val="00340308"/>
    <w:rsid w:val="003431C0"/>
    <w:rsid w:val="00354FCF"/>
    <w:rsid w:val="0035639D"/>
    <w:rsid w:val="00357D90"/>
    <w:rsid w:val="00360EA2"/>
    <w:rsid w:val="003652AD"/>
    <w:rsid w:val="0036654E"/>
    <w:rsid w:val="0038104D"/>
    <w:rsid w:val="00393620"/>
    <w:rsid w:val="00397225"/>
    <w:rsid w:val="003A19E2"/>
    <w:rsid w:val="003A2738"/>
    <w:rsid w:val="003A3007"/>
    <w:rsid w:val="003B2B40"/>
    <w:rsid w:val="003B3A5A"/>
    <w:rsid w:val="003B4E04"/>
    <w:rsid w:val="003C4196"/>
    <w:rsid w:val="003D3D04"/>
    <w:rsid w:val="003D3E4A"/>
    <w:rsid w:val="003D48DF"/>
    <w:rsid w:val="003D49D4"/>
    <w:rsid w:val="003D7260"/>
    <w:rsid w:val="003D7E3C"/>
    <w:rsid w:val="003E0398"/>
    <w:rsid w:val="003E2867"/>
    <w:rsid w:val="003E7D80"/>
    <w:rsid w:val="003F0B2D"/>
    <w:rsid w:val="003F1036"/>
    <w:rsid w:val="003F2E06"/>
    <w:rsid w:val="003F5A08"/>
    <w:rsid w:val="003F65C3"/>
    <w:rsid w:val="004025BF"/>
    <w:rsid w:val="00402641"/>
    <w:rsid w:val="00403685"/>
    <w:rsid w:val="004077E7"/>
    <w:rsid w:val="004107FB"/>
    <w:rsid w:val="00412A72"/>
    <w:rsid w:val="00414009"/>
    <w:rsid w:val="00415014"/>
    <w:rsid w:val="00420716"/>
    <w:rsid w:val="004221F6"/>
    <w:rsid w:val="004231F4"/>
    <w:rsid w:val="00425484"/>
    <w:rsid w:val="0043026B"/>
    <w:rsid w:val="004325FB"/>
    <w:rsid w:val="004432BA"/>
    <w:rsid w:val="0044407E"/>
    <w:rsid w:val="00445CA1"/>
    <w:rsid w:val="00447BB9"/>
    <w:rsid w:val="00454421"/>
    <w:rsid w:val="004554A3"/>
    <w:rsid w:val="00455BFB"/>
    <w:rsid w:val="0046031D"/>
    <w:rsid w:val="0046692A"/>
    <w:rsid w:val="00473AC9"/>
    <w:rsid w:val="00475EA9"/>
    <w:rsid w:val="00480761"/>
    <w:rsid w:val="00484D70"/>
    <w:rsid w:val="00486136"/>
    <w:rsid w:val="00493CD4"/>
    <w:rsid w:val="004953A7"/>
    <w:rsid w:val="00495427"/>
    <w:rsid w:val="00497545"/>
    <w:rsid w:val="004A63BB"/>
    <w:rsid w:val="004B368A"/>
    <w:rsid w:val="004B4643"/>
    <w:rsid w:val="004B46DC"/>
    <w:rsid w:val="004B4CC1"/>
    <w:rsid w:val="004B5AE8"/>
    <w:rsid w:val="004C1187"/>
    <w:rsid w:val="004C1BEE"/>
    <w:rsid w:val="004C28ED"/>
    <w:rsid w:val="004C3510"/>
    <w:rsid w:val="004D2240"/>
    <w:rsid w:val="004D72B5"/>
    <w:rsid w:val="004E4846"/>
    <w:rsid w:val="004E5A83"/>
    <w:rsid w:val="004F3B1B"/>
    <w:rsid w:val="004F41B3"/>
    <w:rsid w:val="004F52B7"/>
    <w:rsid w:val="004F5F5C"/>
    <w:rsid w:val="004F659B"/>
    <w:rsid w:val="0050431D"/>
    <w:rsid w:val="0050550C"/>
    <w:rsid w:val="005067CE"/>
    <w:rsid w:val="00524535"/>
    <w:rsid w:val="00527C5F"/>
    <w:rsid w:val="00532558"/>
    <w:rsid w:val="0054029D"/>
    <w:rsid w:val="0054561F"/>
    <w:rsid w:val="00547447"/>
    <w:rsid w:val="0054796A"/>
    <w:rsid w:val="005516D3"/>
    <w:rsid w:val="005519E2"/>
    <w:rsid w:val="00551A80"/>
    <w:rsid w:val="00551B7F"/>
    <w:rsid w:val="00557C50"/>
    <w:rsid w:val="005653F4"/>
    <w:rsid w:val="0056610F"/>
    <w:rsid w:val="00570352"/>
    <w:rsid w:val="00575BCA"/>
    <w:rsid w:val="005763A4"/>
    <w:rsid w:val="00582C8E"/>
    <w:rsid w:val="005858DE"/>
    <w:rsid w:val="00593E93"/>
    <w:rsid w:val="00594E31"/>
    <w:rsid w:val="0059675F"/>
    <w:rsid w:val="005A3FC3"/>
    <w:rsid w:val="005A41D0"/>
    <w:rsid w:val="005A72C2"/>
    <w:rsid w:val="005B0344"/>
    <w:rsid w:val="005B3561"/>
    <w:rsid w:val="005B4591"/>
    <w:rsid w:val="005B520E"/>
    <w:rsid w:val="005C6735"/>
    <w:rsid w:val="005D193A"/>
    <w:rsid w:val="005D242A"/>
    <w:rsid w:val="005D26C0"/>
    <w:rsid w:val="005D293F"/>
    <w:rsid w:val="005D5121"/>
    <w:rsid w:val="005E2800"/>
    <w:rsid w:val="005F24DF"/>
    <w:rsid w:val="006013EC"/>
    <w:rsid w:val="006055B5"/>
    <w:rsid w:val="00605825"/>
    <w:rsid w:val="00605BEA"/>
    <w:rsid w:val="00606730"/>
    <w:rsid w:val="00611E4B"/>
    <w:rsid w:val="00620C07"/>
    <w:rsid w:val="006226A3"/>
    <w:rsid w:val="006237A6"/>
    <w:rsid w:val="0062396E"/>
    <w:rsid w:val="00630A3F"/>
    <w:rsid w:val="0063106E"/>
    <w:rsid w:val="0063180B"/>
    <w:rsid w:val="00633FD7"/>
    <w:rsid w:val="00634D86"/>
    <w:rsid w:val="00645D22"/>
    <w:rsid w:val="00651A08"/>
    <w:rsid w:val="00654204"/>
    <w:rsid w:val="00656227"/>
    <w:rsid w:val="00664020"/>
    <w:rsid w:val="006662E7"/>
    <w:rsid w:val="006664A1"/>
    <w:rsid w:val="00670434"/>
    <w:rsid w:val="00680F8F"/>
    <w:rsid w:val="00684D4A"/>
    <w:rsid w:val="0068527B"/>
    <w:rsid w:val="0069662C"/>
    <w:rsid w:val="006A2DA0"/>
    <w:rsid w:val="006B1835"/>
    <w:rsid w:val="006B2929"/>
    <w:rsid w:val="006B2C8E"/>
    <w:rsid w:val="006B46B0"/>
    <w:rsid w:val="006B5711"/>
    <w:rsid w:val="006B6B66"/>
    <w:rsid w:val="006B721E"/>
    <w:rsid w:val="006C1DE1"/>
    <w:rsid w:val="006C1E6F"/>
    <w:rsid w:val="006C77E4"/>
    <w:rsid w:val="006D0468"/>
    <w:rsid w:val="006D2281"/>
    <w:rsid w:val="006D7297"/>
    <w:rsid w:val="006E47E8"/>
    <w:rsid w:val="006F2BED"/>
    <w:rsid w:val="006F6D3D"/>
    <w:rsid w:val="0070015B"/>
    <w:rsid w:val="00710ACF"/>
    <w:rsid w:val="00711A2C"/>
    <w:rsid w:val="007142F8"/>
    <w:rsid w:val="00715BEA"/>
    <w:rsid w:val="007169E9"/>
    <w:rsid w:val="007170C8"/>
    <w:rsid w:val="00720660"/>
    <w:rsid w:val="00723A79"/>
    <w:rsid w:val="00723AAD"/>
    <w:rsid w:val="007244E6"/>
    <w:rsid w:val="00730A5D"/>
    <w:rsid w:val="00731A3C"/>
    <w:rsid w:val="00740EEA"/>
    <w:rsid w:val="007441BA"/>
    <w:rsid w:val="0075249B"/>
    <w:rsid w:val="00764076"/>
    <w:rsid w:val="0077012F"/>
    <w:rsid w:val="00794804"/>
    <w:rsid w:val="007A280E"/>
    <w:rsid w:val="007A5B47"/>
    <w:rsid w:val="007A67EF"/>
    <w:rsid w:val="007B33F1"/>
    <w:rsid w:val="007B6DDA"/>
    <w:rsid w:val="007C0308"/>
    <w:rsid w:val="007C0AC6"/>
    <w:rsid w:val="007C1D9F"/>
    <w:rsid w:val="007C2FF2"/>
    <w:rsid w:val="007C6004"/>
    <w:rsid w:val="007C6F08"/>
    <w:rsid w:val="007D15ED"/>
    <w:rsid w:val="007D2F2F"/>
    <w:rsid w:val="007D6232"/>
    <w:rsid w:val="007E1AFF"/>
    <w:rsid w:val="007F1F99"/>
    <w:rsid w:val="007F2CAF"/>
    <w:rsid w:val="007F3608"/>
    <w:rsid w:val="007F50AA"/>
    <w:rsid w:val="007F59D5"/>
    <w:rsid w:val="007F768F"/>
    <w:rsid w:val="00805199"/>
    <w:rsid w:val="0080791D"/>
    <w:rsid w:val="00810E26"/>
    <w:rsid w:val="00812037"/>
    <w:rsid w:val="00816184"/>
    <w:rsid w:val="008228C7"/>
    <w:rsid w:val="00830BF8"/>
    <w:rsid w:val="00833C3B"/>
    <w:rsid w:val="0083502B"/>
    <w:rsid w:val="00836367"/>
    <w:rsid w:val="0085031A"/>
    <w:rsid w:val="0085395A"/>
    <w:rsid w:val="00854240"/>
    <w:rsid w:val="00860122"/>
    <w:rsid w:val="00861D8B"/>
    <w:rsid w:val="00863823"/>
    <w:rsid w:val="00867467"/>
    <w:rsid w:val="00873603"/>
    <w:rsid w:val="008736BE"/>
    <w:rsid w:val="00876DC2"/>
    <w:rsid w:val="00883906"/>
    <w:rsid w:val="00896995"/>
    <w:rsid w:val="00897A75"/>
    <w:rsid w:val="008A2C7D"/>
    <w:rsid w:val="008A42BC"/>
    <w:rsid w:val="008A5B5C"/>
    <w:rsid w:val="008A5DE1"/>
    <w:rsid w:val="008B6524"/>
    <w:rsid w:val="008B7EC9"/>
    <w:rsid w:val="008C2B0D"/>
    <w:rsid w:val="008C3C24"/>
    <w:rsid w:val="008C4B23"/>
    <w:rsid w:val="008C4D84"/>
    <w:rsid w:val="008C7687"/>
    <w:rsid w:val="008D0C28"/>
    <w:rsid w:val="008D1CB1"/>
    <w:rsid w:val="008D5B36"/>
    <w:rsid w:val="008D632B"/>
    <w:rsid w:val="008E0B4C"/>
    <w:rsid w:val="008E0EFB"/>
    <w:rsid w:val="008E6A26"/>
    <w:rsid w:val="008E7D37"/>
    <w:rsid w:val="008F1FC6"/>
    <w:rsid w:val="008F67E2"/>
    <w:rsid w:val="008F6E2C"/>
    <w:rsid w:val="008F757E"/>
    <w:rsid w:val="0090068A"/>
    <w:rsid w:val="00904DB2"/>
    <w:rsid w:val="00913CDE"/>
    <w:rsid w:val="00916C70"/>
    <w:rsid w:val="00920A41"/>
    <w:rsid w:val="009303D9"/>
    <w:rsid w:val="00930F35"/>
    <w:rsid w:val="00933C64"/>
    <w:rsid w:val="00953F4A"/>
    <w:rsid w:val="00956325"/>
    <w:rsid w:val="00965867"/>
    <w:rsid w:val="009674FC"/>
    <w:rsid w:val="00970D63"/>
    <w:rsid w:val="00971A5C"/>
    <w:rsid w:val="00972203"/>
    <w:rsid w:val="00975FA2"/>
    <w:rsid w:val="00984B08"/>
    <w:rsid w:val="00994367"/>
    <w:rsid w:val="00994E6D"/>
    <w:rsid w:val="009A2CAC"/>
    <w:rsid w:val="009A3DE1"/>
    <w:rsid w:val="009C0FBD"/>
    <w:rsid w:val="009C259A"/>
    <w:rsid w:val="009D35D8"/>
    <w:rsid w:val="009E5CF0"/>
    <w:rsid w:val="009F1D79"/>
    <w:rsid w:val="009F4903"/>
    <w:rsid w:val="00A01CE1"/>
    <w:rsid w:val="00A029E6"/>
    <w:rsid w:val="00A059B3"/>
    <w:rsid w:val="00A134AE"/>
    <w:rsid w:val="00A22AFA"/>
    <w:rsid w:val="00A314F9"/>
    <w:rsid w:val="00A3344F"/>
    <w:rsid w:val="00A428E6"/>
    <w:rsid w:val="00A44E4B"/>
    <w:rsid w:val="00A46460"/>
    <w:rsid w:val="00A562B7"/>
    <w:rsid w:val="00A57121"/>
    <w:rsid w:val="00A6163A"/>
    <w:rsid w:val="00A622CC"/>
    <w:rsid w:val="00A72604"/>
    <w:rsid w:val="00A75C27"/>
    <w:rsid w:val="00A76369"/>
    <w:rsid w:val="00A80A19"/>
    <w:rsid w:val="00A853DC"/>
    <w:rsid w:val="00A8584D"/>
    <w:rsid w:val="00A90129"/>
    <w:rsid w:val="00A908AA"/>
    <w:rsid w:val="00A9640C"/>
    <w:rsid w:val="00AA2387"/>
    <w:rsid w:val="00AA4FEF"/>
    <w:rsid w:val="00AB0B7F"/>
    <w:rsid w:val="00AB6F4E"/>
    <w:rsid w:val="00AC0052"/>
    <w:rsid w:val="00AC216F"/>
    <w:rsid w:val="00AD10FA"/>
    <w:rsid w:val="00AD42C4"/>
    <w:rsid w:val="00AD72E7"/>
    <w:rsid w:val="00AE231C"/>
    <w:rsid w:val="00AE3409"/>
    <w:rsid w:val="00AE41F7"/>
    <w:rsid w:val="00B01462"/>
    <w:rsid w:val="00B054A0"/>
    <w:rsid w:val="00B11A60"/>
    <w:rsid w:val="00B16C3A"/>
    <w:rsid w:val="00B16DEC"/>
    <w:rsid w:val="00B22613"/>
    <w:rsid w:val="00B264C9"/>
    <w:rsid w:val="00B31FD5"/>
    <w:rsid w:val="00B328C7"/>
    <w:rsid w:val="00B4212C"/>
    <w:rsid w:val="00B44A76"/>
    <w:rsid w:val="00B517AE"/>
    <w:rsid w:val="00B5593A"/>
    <w:rsid w:val="00B667E1"/>
    <w:rsid w:val="00B66F5D"/>
    <w:rsid w:val="00B74411"/>
    <w:rsid w:val="00B7548C"/>
    <w:rsid w:val="00B768D1"/>
    <w:rsid w:val="00B80D43"/>
    <w:rsid w:val="00B83D18"/>
    <w:rsid w:val="00B90631"/>
    <w:rsid w:val="00BA1025"/>
    <w:rsid w:val="00BA5212"/>
    <w:rsid w:val="00BA7FE0"/>
    <w:rsid w:val="00BC3420"/>
    <w:rsid w:val="00BD5962"/>
    <w:rsid w:val="00BD670B"/>
    <w:rsid w:val="00BE400A"/>
    <w:rsid w:val="00BE570C"/>
    <w:rsid w:val="00BE78DB"/>
    <w:rsid w:val="00BE7D3C"/>
    <w:rsid w:val="00BF5FF6"/>
    <w:rsid w:val="00C0207F"/>
    <w:rsid w:val="00C054E0"/>
    <w:rsid w:val="00C05D7B"/>
    <w:rsid w:val="00C1534E"/>
    <w:rsid w:val="00C16117"/>
    <w:rsid w:val="00C2206C"/>
    <w:rsid w:val="00C224D2"/>
    <w:rsid w:val="00C2596C"/>
    <w:rsid w:val="00C3075A"/>
    <w:rsid w:val="00C366A0"/>
    <w:rsid w:val="00C37ACC"/>
    <w:rsid w:val="00C40ECF"/>
    <w:rsid w:val="00C43124"/>
    <w:rsid w:val="00C506D0"/>
    <w:rsid w:val="00C5507E"/>
    <w:rsid w:val="00C618A3"/>
    <w:rsid w:val="00C64669"/>
    <w:rsid w:val="00C742CA"/>
    <w:rsid w:val="00C8040C"/>
    <w:rsid w:val="00C84DA0"/>
    <w:rsid w:val="00C87DAF"/>
    <w:rsid w:val="00C919A4"/>
    <w:rsid w:val="00C92787"/>
    <w:rsid w:val="00C929B4"/>
    <w:rsid w:val="00C9365F"/>
    <w:rsid w:val="00CA26BF"/>
    <w:rsid w:val="00CA4392"/>
    <w:rsid w:val="00CA5E0B"/>
    <w:rsid w:val="00CB10C3"/>
    <w:rsid w:val="00CB1BF9"/>
    <w:rsid w:val="00CB25F1"/>
    <w:rsid w:val="00CC1990"/>
    <w:rsid w:val="00CC2163"/>
    <w:rsid w:val="00CC393F"/>
    <w:rsid w:val="00CC567D"/>
    <w:rsid w:val="00CD5055"/>
    <w:rsid w:val="00CE197C"/>
    <w:rsid w:val="00CF1348"/>
    <w:rsid w:val="00CF151E"/>
    <w:rsid w:val="00D04C8C"/>
    <w:rsid w:val="00D06B70"/>
    <w:rsid w:val="00D20369"/>
    <w:rsid w:val="00D207E1"/>
    <w:rsid w:val="00D2176E"/>
    <w:rsid w:val="00D2192B"/>
    <w:rsid w:val="00D35BB0"/>
    <w:rsid w:val="00D45D6A"/>
    <w:rsid w:val="00D513E0"/>
    <w:rsid w:val="00D57B3B"/>
    <w:rsid w:val="00D6287F"/>
    <w:rsid w:val="00D632BE"/>
    <w:rsid w:val="00D65A84"/>
    <w:rsid w:val="00D72D06"/>
    <w:rsid w:val="00D73E2C"/>
    <w:rsid w:val="00D750CE"/>
    <w:rsid w:val="00D7522C"/>
    <w:rsid w:val="00D7536F"/>
    <w:rsid w:val="00D76668"/>
    <w:rsid w:val="00D76884"/>
    <w:rsid w:val="00D80141"/>
    <w:rsid w:val="00D80961"/>
    <w:rsid w:val="00D85083"/>
    <w:rsid w:val="00D90F96"/>
    <w:rsid w:val="00D95839"/>
    <w:rsid w:val="00D95A10"/>
    <w:rsid w:val="00DA7105"/>
    <w:rsid w:val="00DC3CA1"/>
    <w:rsid w:val="00DD4068"/>
    <w:rsid w:val="00DD71C3"/>
    <w:rsid w:val="00DE02F9"/>
    <w:rsid w:val="00DF45D3"/>
    <w:rsid w:val="00DF7DA1"/>
    <w:rsid w:val="00E02283"/>
    <w:rsid w:val="00E07383"/>
    <w:rsid w:val="00E0787A"/>
    <w:rsid w:val="00E165BC"/>
    <w:rsid w:val="00E174ED"/>
    <w:rsid w:val="00E204AA"/>
    <w:rsid w:val="00E35448"/>
    <w:rsid w:val="00E365EF"/>
    <w:rsid w:val="00E37B6F"/>
    <w:rsid w:val="00E43E04"/>
    <w:rsid w:val="00E50BB5"/>
    <w:rsid w:val="00E54242"/>
    <w:rsid w:val="00E55AF7"/>
    <w:rsid w:val="00E61E12"/>
    <w:rsid w:val="00E62F24"/>
    <w:rsid w:val="00E66311"/>
    <w:rsid w:val="00E7596C"/>
    <w:rsid w:val="00E80210"/>
    <w:rsid w:val="00E856D6"/>
    <w:rsid w:val="00E86C3F"/>
    <w:rsid w:val="00E878F2"/>
    <w:rsid w:val="00E9089E"/>
    <w:rsid w:val="00E96EB4"/>
    <w:rsid w:val="00EA3A4C"/>
    <w:rsid w:val="00EB2632"/>
    <w:rsid w:val="00EB46F4"/>
    <w:rsid w:val="00EB5191"/>
    <w:rsid w:val="00EC0A07"/>
    <w:rsid w:val="00ED0149"/>
    <w:rsid w:val="00ED4130"/>
    <w:rsid w:val="00ED5C7D"/>
    <w:rsid w:val="00ED6C35"/>
    <w:rsid w:val="00EF11AD"/>
    <w:rsid w:val="00EF648D"/>
    <w:rsid w:val="00EF7DE3"/>
    <w:rsid w:val="00F00AEA"/>
    <w:rsid w:val="00F01A87"/>
    <w:rsid w:val="00F03103"/>
    <w:rsid w:val="00F054EB"/>
    <w:rsid w:val="00F126D6"/>
    <w:rsid w:val="00F1306B"/>
    <w:rsid w:val="00F271DE"/>
    <w:rsid w:val="00F30DEA"/>
    <w:rsid w:val="00F31853"/>
    <w:rsid w:val="00F3774B"/>
    <w:rsid w:val="00F44186"/>
    <w:rsid w:val="00F45629"/>
    <w:rsid w:val="00F466E3"/>
    <w:rsid w:val="00F510BF"/>
    <w:rsid w:val="00F56F1B"/>
    <w:rsid w:val="00F627DA"/>
    <w:rsid w:val="00F70C50"/>
    <w:rsid w:val="00F72615"/>
    <w:rsid w:val="00F7288F"/>
    <w:rsid w:val="00F7521E"/>
    <w:rsid w:val="00F82322"/>
    <w:rsid w:val="00F847A6"/>
    <w:rsid w:val="00F85DA3"/>
    <w:rsid w:val="00F93CEB"/>
    <w:rsid w:val="00F9441B"/>
    <w:rsid w:val="00FA4C32"/>
    <w:rsid w:val="00FA733A"/>
    <w:rsid w:val="00FD6928"/>
    <w:rsid w:val="00FE1EA0"/>
    <w:rsid w:val="00FE2839"/>
    <w:rsid w:val="00FE7114"/>
    <w:rsid w:val="00FE7DB2"/>
    <w:rsid w:val="00FF31EB"/>
    <w:rsid w:val="00FF44E7"/>
    <w:rsid w:val="00FF6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 w:type="paragraph" w:styleId="Revision">
    <w:name w:val="Revision"/>
    <w:hidden/>
    <w:uiPriority w:val="99"/>
    <w:semiHidden/>
    <w:rsid w:val="007A67EF"/>
  </w:style>
  <w:style w:type="character" w:styleId="CommentReference">
    <w:name w:val="annotation reference"/>
    <w:basedOn w:val="DefaultParagraphFont"/>
    <w:rsid w:val="00126DA1"/>
    <w:rPr>
      <w:sz w:val="16"/>
      <w:szCs w:val="16"/>
    </w:rPr>
  </w:style>
  <w:style w:type="paragraph" w:styleId="CommentText">
    <w:name w:val="annotation text"/>
    <w:basedOn w:val="Normal"/>
    <w:link w:val="CommentTextChar"/>
    <w:rsid w:val="00126DA1"/>
  </w:style>
  <w:style w:type="character" w:customStyle="1" w:styleId="CommentTextChar">
    <w:name w:val="Comment Text Char"/>
    <w:basedOn w:val="DefaultParagraphFont"/>
    <w:link w:val="CommentText"/>
    <w:rsid w:val="00126DA1"/>
  </w:style>
  <w:style w:type="paragraph" w:styleId="CommentSubject">
    <w:name w:val="annotation subject"/>
    <w:basedOn w:val="CommentText"/>
    <w:next w:val="CommentText"/>
    <w:link w:val="CommentSubjectChar"/>
    <w:semiHidden/>
    <w:unhideWhenUsed/>
    <w:rsid w:val="00126DA1"/>
    <w:rPr>
      <w:b/>
      <w:bCs/>
    </w:rPr>
  </w:style>
  <w:style w:type="character" w:customStyle="1" w:styleId="CommentSubjectChar">
    <w:name w:val="Comment Subject Char"/>
    <w:basedOn w:val="CommentTextChar"/>
    <w:link w:val="CommentSubject"/>
    <w:semiHidden/>
    <w:rsid w:val="00126DA1"/>
    <w:rPr>
      <w:b/>
      <w:bCs/>
    </w:rPr>
  </w:style>
  <w:style w:type="table" w:styleId="TableGrid">
    <w:name w:val="Table Grid"/>
    <w:basedOn w:val="TableNormal"/>
    <w:rsid w:val="0002222E"/>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C77E4"/>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2.png"/><Relationship Id="rId18" Type="http://purl.oclc.org/ooxml/officeDocument/relationships/image" Target="media/image7.png"/><Relationship Id="rId26" Type="http://schemas.microsoft.com/office/2011/relationships/commentsExtended" Target="commentsExtended.xml"/><Relationship Id="rId39" Type="http://purl.oclc.org/ooxml/officeDocument/relationships/image" Target="media/image24.png"/><Relationship Id="rId21" Type="http://purl.oclc.org/ooxml/officeDocument/relationships/image" Target="media/image10.png"/><Relationship Id="rId34" Type="http://purl.oclc.org/ooxml/officeDocument/relationships/image" Target="media/image19.jpeg"/><Relationship Id="rId42" Type="http://purl.oclc.org/ooxml/officeDocument/relationships/image" Target="media/image27.png"/><Relationship Id="rId47" Type="http://purl.oclc.org/ooxml/officeDocument/relationships/image" Target="media/image32.png"/><Relationship Id="rId50" Type="http://purl.oclc.org/ooxml/officeDocument/relationships/hyperlink" Target="https://wiki.analog.com/_media/resources/tools-software/linux-software/doa_whitepaper.pdf" TargetMode="External"/><Relationship Id="rId7" Type="http://purl.oclc.org/ooxml/officeDocument/relationships/endnotes" Target="endnotes.xml"/><Relationship Id="rId2" Type="http://purl.oclc.org/ooxml/officeDocument/relationships/numbering" Target="numbering.xml"/><Relationship Id="rId16" Type="http://purl.oclc.org/ooxml/officeDocument/relationships/image" Target="media/image5.png"/><Relationship Id="rId29" Type="http://purl.oclc.org/ooxml/officeDocument/relationships/image" Target="media/image14.png"/><Relationship Id="rId11" Type="http://purl.oclc.org/ooxml/officeDocument/relationships/footer" Target="footer2.xml"/><Relationship Id="rId24" Type="http://purl.oclc.org/ooxml/officeDocument/relationships/image" Target="media/image13.png"/><Relationship Id="rId32" Type="http://purl.oclc.org/ooxml/officeDocument/relationships/image" Target="media/image17.png"/><Relationship Id="rId37" Type="http://purl.oclc.org/ooxml/officeDocument/relationships/image" Target="media/image22.png"/><Relationship Id="rId40" Type="http://purl.oclc.org/ooxml/officeDocument/relationships/image" Target="media/image25.png"/><Relationship Id="rId45" Type="http://purl.oclc.org/ooxml/officeDocument/relationships/image" Target="media/image30.png"/><Relationship Id="rId53" Type="http://schemas.microsoft.com/office/2011/relationships/people" Target="people.xml"/><Relationship Id="rId5" Type="http://purl.oclc.org/ooxml/officeDocument/relationships/webSettings" Target="webSettings.xml"/><Relationship Id="rId10" Type="http://purl.oclc.org/ooxml/officeDocument/relationships/header" Target="header2.xml"/><Relationship Id="rId19" Type="http://purl.oclc.org/ooxml/officeDocument/relationships/image" Target="media/image8.png"/><Relationship Id="rId31" Type="http://purl.oclc.org/ooxml/officeDocument/relationships/image" Target="media/image16.png"/><Relationship Id="rId44" Type="http://purl.oclc.org/ooxml/officeDocument/relationships/image" Target="media/image29.png"/><Relationship Id="rId52"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3.png"/><Relationship Id="rId22" Type="http://purl.oclc.org/ooxml/officeDocument/relationships/image" Target="media/image11.png"/><Relationship Id="rId27" Type="http://schemas.microsoft.com/office/2016/09/relationships/commentsIds" Target="commentsIds.xml"/><Relationship Id="rId30" Type="http://purl.oclc.org/ooxml/officeDocument/relationships/image" Target="media/image15.png"/><Relationship Id="rId35" Type="http://purl.oclc.org/ooxml/officeDocument/relationships/image" Target="media/image20.png"/><Relationship Id="rId43" Type="http://purl.oclc.org/ooxml/officeDocument/relationships/image" Target="media/image28.png"/><Relationship Id="rId48" Type="http://purl.oclc.org/ooxml/officeDocument/relationships/image" Target="media/image33.png"/><Relationship Id="rId8" Type="http://purl.oclc.org/ooxml/officeDocument/relationships/header" Target="header1.xml"/><Relationship Id="rId51" Type="http://purl.oclc.org/ooxml/officeDocument/relationships/hyperlink" Target="https://doi.org/10.3390/s24092789" TargetMode="External"/><Relationship Id="rId3" Type="http://purl.oclc.org/ooxml/officeDocument/relationships/styles" Target="styles.xml"/><Relationship Id="rId12" Type="http://purl.oclc.org/ooxml/officeDocument/relationships/image" Target="media/image1.png"/><Relationship Id="rId17" Type="http://purl.oclc.org/ooxml/officeDocument/relationships/image" Target="media/image6.png"/><Relationship Id="rId25" Type="http://purl.oclc.org/ooxml/officeDocument/relationships/comments" Target="comments.xml"/><Relationship Id="rId33" Type="http://purl.oclc.org/ooxml/officeDocument/relationships/image" Target="media/image18.png"/><Relationship Id="rId38" Type="http://purl.oclc.org/ooxml/officeDocument/relationships/image" Target="media/image23.png"/><Relationship Id="rId46" Type="http://purl.oclc.org/ooxml/officeDocument/relationships/image" Target="media/image31.png"/><Relationship Id="rId20" Type="http://purl.oclc.org/ooxml/officeDocument/relationships/image" Target="media/image9.png"/><Relationship Id="rId41" Type="http://purl.oclc.org/ooxml/officeDocument/relationships/image" Target="media/image26.png"/><Relationship Id="rId54"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5" Type="http://purl.oclc.org/ooxml/officeDocument/relationships/image" Target="media/image4.png"/><Relationship Id="rId23" Type="http://purl.oclc.org/ooxml/officeDocument/relationships/image" Target="media/image12.png"/><Relationship Id="rId28" Type="http://schemas.microsoft.com/office/2018/08/relationships/commentsExtensible" Target="commentsExtensible.xml"/><Relationship Id="rId36" Type="http://purl.oclc.org/ooxml/officeDocument/relationships/image" Target="media/image21.jpg"/><Relationship Id="rId49" Type="http://purl.oclc.org/ooxml/officeDocument/relationships/image" Target="media/image34.png"/></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1281</TotalTime>
  <Pages>10</Pages>
  <Words>5464</Words>
  <Characters>32513</Characters>
  <Application>Microsoft Office Word</Application>
  <DocSecurity>0</DocSecurity>
  <Lines>793</Lines>
  <Paragraphs>155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Logan Boxdorfer</cp:lastModifiedBy>
  <cp:revision>156</cp:revision>
  <dcterms:created xsi:type="dcterms:W3CDTF">2026-03-06T17:43:00Z</dcterms:created>
  <dcterms:modified xsi:type="dcterms:W3CDTF">2026-03-07T18:52:00Z</dcterms:modified>
</cp:coreProperties>
</file>