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C53FC0" w:rsidRDefault="009F1D79" w:rsidP="008C3C24">
      <w:pPr>
        <w:pStyle w:val="Author"/>
        <w:spacing w:before="5pt" w:beforeAutospacing="1"/>
        <w:sectPr w:rsidR="009F1D79" w:rsidRPr="00C53FC0"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C53FC0" w:rsidRDefault="009303D9" w:rsidP="008C3C24">
      <w:pPr>
        <w:jc w:val="both"/>
        <w:sectPr w:rsidR="009303D9" w:rsidRPr="00C53FC0" w:rsidSect="003B4E04">
          <w:type w:val="continuous"/>
          <w:pgSz w:w="595.30pt" w:h="841.90pt" w:code="9"/>
          <w:pgMar w:top="22.50pt" w:right="44.65pt" w:bottom="72pt" w:left="44.65pt" w:header="36pt" w:footer="36pt" w:gutter="0pt"/>
          <w:cols w:num="3" w:space="36pt"/>
          <w:docGrid w:linePitch="360"/>
        </w:sectPr>
      </w:pPr>
    </w:p>
    <w:p w14:paraId="61883FA1" w14:textId="70DB8888" w:rsidR="002600C7" w:rsidRPr="00C53FC0" w:rsidRDefault="009303D9" w:rsidP="00E80210">
      <w:pPr>
        <w:pStyle w:val="Abstract"/>
      </w:pPr>
      <w:r w:rsidRPr="00C53FC0">
        <w:rPr>
          <w:i/>
          <w:iCs/>
        </w:rPr>
        <w:t>Abstract</w:t>
      </w:r>
      <w:r w:rsidRPr="00C53FC0">
        <w:t>—</w:t>
      </w:r>
      <w:r w:rsidR="006662E7" w:rsidRPr="00C53FC0">
        <w:t xml:space="preserve"> </w:t>
      </w:r>
      <w:r w:rsidR="00FE1EA0" w:rsidRPr="00C53FC0">
        <w:t xml:space="preserve">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These algorithms are implemented on the FMComms5/Zynq software-defined radio (SDR) platform.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 </w:t>
      </w:r>
    </w:p>
    <w:p w14:paraId="76F253CB" w14:textId="74120698" w:rsidR="00E80210" w:rsidRPr="00C53FC0" w:rsidRDefault="004D72B5" w:rsidP="00972203">
      <w:pPr>
        <w:pStyle w:val="Keywords"/>
      </w:pPr>
      <w:r w:rsidRPr="00C53FC0">
        <w:t>Keywords—</w:t>
      </w:r>
      <w:r w:rsidR="00E80210" w:rsidRPr="00C53FC0">
        <w:t xml:space="preserve"> </w:t>
      </w:r>
      <w:r w:rsidR="00E86C3F" w:rsidRPr="00C53FC0">
        <w:t xml:space="preserve">Direction-of-Arrival (DoA), Azimuth, Elevation, localization, </w:t>
      </w:r>
      <w:r w:rsidR="0015296A" w:rsidRPr="00C53FC0">
        <w:t xml:space="preserve">Uniform Linear Array (ULA), Uniform Circular Array (UCA), </w:t>
      </w:r>
      <w:r w:rsidR="004B368A" w:rsidRPr="00C53FC0">
        <w:t>Signal to Noise Ratio (SNR)</w:t>
      </w:r>
      <w:r w:rsidR="00403685" w:rsidRPr="00C53FC0">
        <w:t>, Root Mean Squared Error (R</w:t>
      </w:r>
      <w:r w:rsidR="00120367" w:rsidRPr="00C53FC0">
        <w:t>MS</w:t>
      </w:r>
      <w:r w:rsidR="00403685" w:rsidRPr="00C53FC0">
        <w:t>E)</w:t>
      </w:r>
    </w:p>
    <w:p w14:paraId="1A8F0EC3" w14:textId="72EF4F61" w:rsidR="009303D9" w:rsidRPr="00C53FC0" w:rsidRDefault="00861D8B" w:rsidP="006B6B66">
      <w:pPr>
        <w:pStyle w:val="Heading1"/>
      </w:pPr>
      <w:bookmarkStart w:id="0" w:name="_Hlk219053832"/>
      <w:r w:rsidRPr="00C53FC0">
        <w:t>INTRODUCTION</w:t>
      </w:r>
    </w:p>
    <w:p w14:paraId="10856887" w14:textId="2F8B3C0B" w:rsidR="002427C2" w:rsidRPr="00C53FC0" w:rsidRDefault="003D3E4A" w:rsidP="00CE7477">
      <w:pPr>
        <w:pStyle w:val="BodyText"/>
        <w:spacing w:line="12pt" w:lineRule="auto"/>
        <w:rPr>
          <w:spacing w:val="0"/>
          <w:lang w:val="en-US"/>
        </w:rPr>
      </w:pPr>
      <w:r w:rsidRPr="00C53FC0">
        <w:rPr>
          <w:spacing w:val="0"/>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C53FC0">
        <w:rPr>
          <w:spacing w:val="0"/>
          <w:lang w:val="en-US"/>
        </w:rPr>
        <w:t>to</w:t>
      </w:r>
      <w:r w:rsidRPr="00C53FC0">
        <w:rPr>
          <w:spacing w:val="0"/>
          <w:lang w:val="en-US"/>
        </w:rPr>
        <w:t xml:space="preserve"> be within the sensor’s field of view and can be affected by clutter or multipath.</w:t>
      </w:r>
      <w:r w:rsidR="0015296A" w:rsidRPr="00C53FC0">
        <w:rPr>
          <w:spacing w:val="0"/>
          <w:lang w:val="en-US"/>
        </w:rPr>
        <w:t xml:space="preserve"> 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C53FC0" w:rsidRDefault="00E66311" w:rsidP="0035639D">
      <w:pPr>
        <w:pStyle w:val="Heading2"/>
      </w:pPr>
      <w:r w:rsidRPr="00C53FC0">
        <w:t>Pr</w:t>
      </w:r>
      <w:r w:rsidR="00570352" w:rsidRPr="00C53FC0">
        <w:t>oject Objectives</w:t>
      </w:r>
    </w:p>
    <w:bookmarkEnd w:id="0"/>
    <w:p w14:paraId="667DB61B" w14:textId="11B1E6EC" w:rsidR="00524535" w:rsidRPr="00C53FC0" w:rsidRDefault="00E86C3F" w:rsidP="00A908AA">
      <w:pPr>
        <w:pStyle w:val="Heading3"/>
        <w:numPr>
          <w:ilvl w:val="0"/>
          <w:numId w:val="0"/>
        </w:numPr>
        <w:ind w:firstLine="14.40pt"/>
        <w:rPr>
          <w:i w:val="0"/>
          <w:iCs w:val="0"/>
        </w:rPr>
      </w:pPr>
      <w:r w:rsidRPr="00C53FC0">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w:t>
      </w:r>
      <w:r w:rsidRPr="00C53FC0">
        <w:rPr>
          <w:i w:val="0"/>
          <w:iCs w:val="0"/>
        </w:rPr>
        <w:t xml:space="preserve">estimation techniques, while range information is obtained using a LiDAR-based distance sensing system. The estimated angular coordinates are used to mechanically steer a pan-and-tilt LiDAR apparatus, enabling full localization in spherical coordinates </w:t>
      </w:r>
      <w:r w:rsidR="00570352" w:rsidRPr="00C53FC0">
        <w:rPr>
          <w:i w:val="0"/>
          <w:iCs w:val="0"/>
        </w:rPr>
        <w:t xml:space="preserve">(φ, θ, </w:t>
      </w:r>
      <w:r w:rsidRPr="00C53FC0">
        <w:rPr>
          <w:i w:val="0"/>
          <w:iCs w:val="0"/>
        </w:rPr>
        <w:t>r</w:t>
      </w:r>
      <w:r w:rsidR="00570352" w:rsidRPr="00C53FC0">
        <w:rPr>
          <w:i w:val="0"/>
          <w:iCs w:val="0"/>
        </w:rPr>
        <w:t>)</w:t>
      </w:r>
      <w:r w:rsidRPr="00C53FC0">
        <w:rPr>
          <w:i w:val="0"/>
          <w:iCs w:val="0"/>
        </w:rPr>
        <w:t>.</w:t>
      </w:r>
    </w:p>
    <w:p w14:paraId="0DBCFE81" w14:textId="14CE98BC" w:rsidR="00532558" w:rsidRPr="00C53FC0" w:rsidRDefault="00E86C3F" w:rsidP="00A908AA">
      <w:pPr>
        <w:pStyle w:val="Heading3"/>
        <w:numPr>
          <w:ilvl w:val="0"/>
          <w:numId w:val="0"/>
        </w:numPr>
        <w:ind w:firstLine="14.40pt"/>
        <w:rPr>
          <w:i w:val="0"/>
          <w:iCs w:val="0"/>
        </w:rPr>
      </w:pPr>
      <w:r w:rsidRPr="00C53FC0">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suitability for two-dimensional DoA estimation.</w:t>
      </w:r>
    </w:p>
    <w:p w14:paraId="34B70C83" w14:textId="4CB94A39" w:rsidR="00E86C3F" w:rsidRPr="00C53FC0" w:rsidRDefault="009E5CF0" w:rsidP="009E5CF0">
      <w:pPr>
        <w:ind w:firstLine="14.40pt"/>
        <w:jc w:val="both"/>
      </w:pPr>
      <w:r w:rsidRPr="00C53FC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C53FC0" w:rsidRDefault="009E5CF0" w:rsidP="009E5CF0">
      <w:pPr>
        <w:ind w:firstLine="14.40pt"/>
        <w:jc w:val="both"/>
      </w:pPr>
      <w:r w:rsidRPr="00C53FC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Pr="00C53FC0" w:rsidRDefault="00E66311" w:rsidP="00E86C3F">
      <w:pPr>
        <w:pStyle w:val="Heading2"/>
      </w:pPr>
      <w:r w:rsidRPr="00C53FC0">
        <w:t xml:space="preserve">Project </w:t>
      </w:r>
      <w:r w:rsidR="002427C2" w:rsidRPr="00C53FC0">
        <w:t>Deliverables</w:t>
      </w:r>
    </w:p>
    <w:p w14:paraId="41F5A027" w14:textId="070DD276" w:rsidR="00605BEA" w:rsidRPr="00C53FC0" w:rsidRDefault="003E7D80" w:rsidP="00605BEA">
      <w:pPr>
        <w:pStyle w:val="Heading3"/>
        <w:numPr>
          <w:ilvl w:val="0"/>
          <w:numId w:val="0"/>
        </w:numPr>
        <w:ind w:firstLine="14.40pt"/>
        <w:rPr>
          <w:i w:val="0"/>
          <w:iCs w:val="0"/>
        </w:rPr>
      </w:pPr>
      <w:r w:rsidRPr="00C53FC0">
        <w:rPr>
          <w:i w:val="0"/>
          <w:iCs w:val="0"/>
        </w:rPr>
        <w:t xml:space="preserve">The aim of this project is to deliever a real-time system that preforms DoA estimations for a single RF source. </w:t>
      </w:r>
      <w:r w:rsidR="002C2015" w:rsidRPr="00C53FC0">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sidRPr="00C53FC0">
        <w:rPr>
          <w:i w:val="0"/>
          <w:iCs w:val="0"/>
        </w:rPr>
        <w:t>r</w:t>
      </w:r>
      <w:r w:rsidR="002C2015" w:rsidRPr="00C53FC0">
        <w:rPr>
          <w:i w:val="0"/>
          <w:iCs w:val="0"/>
        </w:rPr>
        <w:t>) localization within the defined test environment.</w:t>
      </w:r>
    </w:p>
    <w:p w14:paraId="154803D6" w14:textId="7B1333C7" w:rsidR="00A9640C" w:rsidRPr="00C53FC0" w:rsidRDefault="00CC567D" w:rsidP="00CC567D">
      <w:pPr>
        <w:pStyle w:val="Heading3"/>
        <w:numPr>
          <w:ilvl w:val="0"/>
          <w:numId w:val="0"/>
        </w:numPr>
        <w:ind w:firstLine="14.40pt"/>
        <w:rPr>
          <w:i w:val="0"/>
          <w:iCs w:val="0"/>
        </w:rPr>
      </w:pPr>
      <w:r w:rsidRPr="00C53FC0">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sidRPr="00C53FC0">
        <w:rPr>
          <w:i w:val="0"/>
          <w:iCs w:val="0"/>
        </w:rPr>
        <w:t>analysis.</w:t>
      </w:r>
    </w:p>
    <w:p w14:paraId="61A9DFC0" w14:textId="19B82DBA" w:rsidR="00D06B70" w:rsidRPr="00C53FC0" w:rsidRDefault="00C05D7B" w:rsidP="00F72615">
      <w:pPr>
        <w:pStyle w:val="Heading1"/>
      </w:pPr>
      <w:r w:rsidRPr="00C53FC0">
        <w:lastRenderedPageBreak/>
        <w:t>MATHEMATICAL BACKGROUND</w:t>
      </w:r>
    </w:p>
    <w:p w14:paraId="000A0037" w14:textId="1B7C9A4F" w:rsidR="003F1036" w:rsidRPr="00C53FC0" w:rsidRDefault="000722AF" w:rsidP="000722AF">
      <w:pPr>
        <w:pStyle w:val="BodyText"/>
        <w:rPr>
          <w:spacing w:val="0"/>
          <w:lang w:val="en-US"/>
        </w:rPr>
      </w:pPr>
      <w:r w:rsidRPr="00C53FC0">
        <w:rPr>
          <w:spacing w:val="0"/>
          <w:lang w:val="en-US"/>
        </w:rPr>
        <w:t>This section develops the mathematical background for the subspace-based direction-of-arrival (DoA) estimation techniques evaluated in this study. Based on narrowband signal modeling, the derivations of the MUSIC and ESPRIT algorithms are presented, emphasizing their subspace decomposition principles and their applicability to the array geometries considered.</w:t>
      </w:r>
    </w:p>
    <w:p w14:paraId="52C6FC76" w14:textId="25D8CF1E" w:rsidR="00D35BB0" w:rsidRPr="00C53FC0" w:rsidRDefault="00C05D7B" w:rsidP="003D48DF">
      <w:pPr>
        <w:pStyle w:val="Heading2"/>
        <w:numPr>
          <w:ilvl w:val="1"/>
          <w:numId w:val="25"/>
        </w:numPr>
      </w:pPr>
      <w:r w:rsidRPr="00C53FC0">
        <w:t>Multiple Signal Classification (MUSIC)</w:t>
      </w:r>
    </w:p>
    <w:p w14:paraId="06C7E703" w14:textId="1E87962C" w:rsidR="00A9640C" w:rsidRPr="00C53FC0" w:rsidRDefault="001554F8" w:rsidP="006B46B0">
      <w:pPr>
        <w:pStyle w:val="Heading3"/>
        <w:numPr>
          <w:ilvl w:val="0"/>
          <w:numId w:val="0"/>
        </w:numPr>
        <w:ind w:firstLine="14.40pt"/>
        <w:rPr>
          <w:i w:val="0"/>
          <w:iCs w:val="0"/>
        </w:rPr>
      </w:pPr>
      <w:bookmarkStart w:id="1" w:name="_Hlk219055204"/>
      <w:r w:rsidRPr="00C53FC0">
        <w:rPr>
          <w:i w:val="0"/>
          <w:iCs w:val="0"/>
        </w:rPr>
        <w:t xml:space="preserve">The MUSIC method is a widely used </w:t>
      </w:r>
      <w:r w:rsidR="007441BA" w:rsidRPr="00C53FC0">
        <w:rPr>
          <w:i w:val="0"/>
          <w:iCs w:val="0"/>
        </w:rPr>
        <w:t>high-resolution, subspace-based method widely applied in array signal processing. As illustrated in</w:t>
      </w:r>
      <w:r w:rsidR="009B5689" w:rsidRPr="00C53FC0">
        <w:rPr>
          <w:i w:val="0"/>
          <w:iCs w:val="0"/>
        </w:rPr>
        <w:t xml:space="preserve"> </w:t>
      </w:r>
      <w:r w:rsidR="009B5689" w:rsidRPr="00C53FC0">
        <w:rPr>
          <w:i w:val="0"/>
          <w:iCs w:val="0"/>
        </w:rPr>
        <w:fldChar w:fldCharType="begin"/>
      </w:r>
      <w:r w:rsidR="009B5689" w:rsidRPr="00C53FC0">
        <w:rPr>
          <w:i w:val="0"/>
          <w:iCs w:val="0"/>
        </w:rPr>
        <w:instrText xml:space="preserve"> REF _Ref223855016 \h </w:instrText>
      </w:r>
      <w:r w:rsidR="009B5689" w:rsidRPr="00C53FC0">
        <w:rPr>
          <w:i w:val="0"/>
          <w:iCs w:val="0"/>
        </w:rPr>
      </w:r>
      <w:r w:rsidR="009B5689" w:rsidRPr="00C53FC0">
        <w:rPr>
          <w:i w:val="0"/>
          <w:iCs w:val="0"/>
        </w:rPr>
        <w:instrText xml:space="preserve"> \* MERGEFORMAT </w:instrText>
      </w:r>
      <w:r w:rsidR="009B5689" w:rsidRPr="00C53FC0">
        <w:rPr>
          <w:i w:val="0"/>
          <w:iCs w:val="0"/>
        </w:rPr>
        <w:fldChar w:fldCharType="separate"/>
      </w:r>
      <w:r w:rsidR="009B5689" w:rsidRPr="00C53FC0">
        <w:rPr>
          <w:i w:val="0"/>
          <w:iCs w:val="0"/>
        </w:rPr>
        <w:t>Fig 1</w:t>
      </w:r>
      <w:r w:rsidR="009B5689" w:rsidRPr="00C53FC0">
        <w:rPr>
          <w:i w:val="0"/>
          <w:iCs w:val="0"/>
        </w:rPr>
        <w:fldChar w:fldCharType="end"/>
      </w:r>
      <w:r w:rsidR="007441BA" w:rsidRPr="00C53FC0">
        <w:rPr>
          <w:i w:val="0"/>
          <w:iCs w:val="0"/>
        </w:rPr>
        <w:t>, a far-field source impinging on a uniformly spaced antenna array produces time-</w:t>
      </w:r>
      <w:r w:rsidR="005D5121" w:rsidRPr="00C53FC0">
        <w:rPr>
          <w:i w:val="0"/>
          <w:iCs w:val="0"/>
        </w:rPr>
        <w:t xml:space="preserve">shifted </w:t>
      </w:r>
      <w:r w:rsidR="007441BA" w:rsidRPr="00C53FC0">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3940D1D8" w14:textId="77777777" w:rsidR="00547447" w:rsidRPr="00C53FC0" w:rsidRDefault="00547447" w:rsidP="00547447">
      <w:pPr>
        <w:rPr>
          <w:sz w:val="8"/>
          <w:szCs w:val="8"/>
        </w:rPr>
      </w:pPr>
    </w:p>
    <w:p w14:paraId="2A12F02A" w14:textId="77777777" w:rsidR="00E96EB4" w:rsidRPr="00C53FC0" w:rsidRDefault="004221F6" w:rsidP="00E96EB4">
      <w:pPr>
        <w:keepNext/>
      </w:pPr>
      <w:r w:rsidRPr="00C53FC0">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2"/>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5888D9DC" w14:textId="45FAFB23" w:rsidR="004221F6" w:rsidRPr="00C53FC0" w:rsidRDefault="00E96EB4" w:rsidP="00253661">
      <w:pPr>
        <w:pStyle w:val="Caption"/>
        <w:spacing w:after="0pt"/>
        <w:rPr>
          <w:i w:val="0"/>
          <w:iCs w:val="0"/>
          <w:sz w:val="14"/>
          <w:szCs w:val="14"/>
        </w:rPr>
      </w:pPr>
      <w:bookmarkStart w:id="2" w:name="_Ref223855016"/>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w:t>
      </w:r>
      <w:r w:rsidRPr="00C53FC0">
        <w:rPr>
          <w:i w:val="0"/>
          <w:iCs w:val="0"/>
          <w:sz w:val="14"/>
          <w:szCs w:val="14"/>
        </w:rPr>
        <w:fldChar w:fldCharType="end"/>
      </w:r>
      <w:bookmarkEnd w:id="2"/>
      <w:r w:rsidRPr="00C53FC0">
        <w:rPr>
          <w:i w:val="0"/>
          <w:iCs w:val="0"/>
          <w:sz w:val="14"/>
          <w:szCs w:val="14"/>
        </w:rPr>
        <w:t>. MUSIC DoA Model with Source impinging on ULA</w:t>
      </w:r>
    </w:p>
    <w:p w14:paraId="4056B60C" w14:textId="77777777" w:rsidR="00253661" w:rsidRPr="00C53FC0" w:rsidRDefault="00253661" w:rsidP="00253661">
      <w:pPr>
        <w:rPr>
          <w:sz w:val="8"/>
          <w:szCs w:val="8"/>
        </w:rPr>
      </w:pPr>
    </w:p>
    <w:p w14:paraId="474C0146" w14:textId="2A4D76D6" w:rsidR="00E62F24" w:rsidRPr="00C53FC0" w:rsidRDefault="005D5121" w:rsidP="00360BBE">
      <w:pPr>
        <w:pStyle w:val="Heading3"/>
        <w:numPr>
          <w:ilvl w:val="0"/>
          <w:numId w:val="0"/>
        </w:numPr>
        <w:ind w:firstLine="13.50pt"/>
        <w:rPr>
          <w:i w:val="0"/>
          <w:iCs w:val="0"/>
        </w:rPr>
      </w:pPr>
      <w:r w:rsidRPr="00C53FC0">
        <w:rPr>
          <w:i w:val="0"/>
          <w:iCs w:val="0"/>
        </w:rPr>
        <w:t xml:space="preserve">Due to the propagation delay between adjacent </w:t>
      </w:r>
      <w:r w:rsidR="00CC567D" w:rsidRPr="00C53FC0">
        <w:rPr>
          <w:i w:val="0"/>
          <w:iCs w:val="0"/>
        </w:rPr>
        <w:t>antennas</w:t>
      </w:r>
      <w:r w:rsidRPr="00C53FC0">
        <w:rPr>
          <w:i w:val="0"/>
          <w:iCs w:val="0"/>
        </w:rPr>
        <w:t xml:space="preserve">, the incident wave produces progressive phase shifts across the array elements that depend on the angle of arrival </w:t>
      </w:r>
      <w:r w:rsidRPr="00C53FC0">
        <w:rPr>
          <w:rFonts w:ascii="Cambria Math" w:hAnsi="Cambria Math" w:cs="Cambria Math"/>
          <w:i w:val="0"/>
          <w:iCs w:val="0"/>
        </w:rPr>
        <w:t>𝜃</w:t>
      </w:r>
      <w:r w:rsidRPr="00C53FC0">
        <w:rPr>
          <w:i w:val="0"/>
          <w:iCs w:val="0"/>
        </w:rPr>
        <w:t xml:space="preserve">. The received array measurements at time </w:t>
      </w:r>
      <w:r w:rsidRPr="00C53FC0">
        <w:rPr>
          <w:rFonts w:ascii="Cambria Math" w:hAnsi="Cambria Math" w:cs="Cambria Math"/>
          <w:i w:val="0"/>
          <w:iCs w:val="0"/>
        </w:rPr>
        <w:t>𝑡</w:t>
      </w:r>
      <w:r w:rsidRPr="00C53FC0">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t>
      </w:r>
      <w:r w:rsidR="00E0787A" w:rsidRPr="00C53FC0">
        <w:rPr>
          <w:i w:val="0"/>
          <w:iCs w:val="0"/>
        </w:rPr>
        <w:t xml:space="preserve">described </w:t>
      </w:r>
      <w:r w:rsidRPr="00C53FC0">
        <w:rPr>
          <w:i w:val="0"/>
          <w:iCs w:val="0"/>
        </w:rPr>
        <w:t>as:</w:t>
      </w:r>
    </w:p>
    <w:p w14:paraId="0E49BEAE" w14:textId="77777777" w:rsidR="001E63E8" w:rsidRPr="00C53FC0" w:rsidRDefault="001E63E8" w:rsidP="007441BA">
      <w:pPr>
        <w:widowControl w:val="0"/>
        <w:autoSpaceDE w:val="0"/>
        <w:autoSpaceDN w:val="0"/>
        <w:spacing w:line="13.80pt" w:lineRule="auto"/>
        <w:ind w:firstLine="36pt"/>
        <w:rPr>
          <w:b/>
          <w:bCs/>
          <w:noProof/>
          <w:sz w:val="8"/>
          <w:szCs w:val="8"/>
        </w:rPr>
      </w:pPr>
    </w:p>
    <w:p w14:paraId="202394BA" w14:textId="609C3C90" w:rsidR="007441BA" w:rsidRPr="00C53FC0" w:rsidRDefault="001500CC" w:rsidP="007441BA">
      <w:pPr>
        <w:widowControl w:val="0"/>
        <w:autoSpaceDE w:val="0"/>
        <w:autoSpaceDN w:val="0"/>
        <w:spacing w:line="13.80pt" w:lineRule="auto"/>
        <w:ind w:firstLine="36pt"/>
        <w:rPr>
          <w:rFonts w:ascii="Latin Modern Math" w:eastAsia="Times New Roman" w:hAnsi="Latin Modern Math"/>
          <w:bCs/>
          <w:sz w:val="16"/>
          <w:szCs w:val="16"/>
        </w:rPr>
      </w:pPr>
      <m:oMathPara>
        <m:oMathParaPr>
          <m:jc m:val="left"/>
        </m:oMathParaPr>
        <m:oMath>
          <m:r>
            <w:rPr>
              <w:rFonts w:ascii="Latin Modern Math" w:hAnsi="Latin Modern Math"/>
              <w:sz w:val="16"/>
              <w:szCs w:val="16"/>
            </w:rPr>
            <m:t xml:space="preserve"> Recieved Values       Steering Vector                 Noise Vector</m:t>
          </m:r>
        </m:oMath>
      </m:oMathPara>
    </w:p>
    <w:p w14:paraId="100D56F9" w14:textId="21776ED7" w:rsidR="007441BA" w:rsidRPr="00C53FC0" w:rsidRDefault="001500CC" w:rsidP="007441BA">
      <w:pPr>
        <w:rPr>
          <w:rFonts w:ascii="Latin Modern Math" w:eastAsiaTheme="minorEastAsia" w:hAnsi="Latin Modern Math"/>
          <w:bCs/>
          <w:sz w:val="16"/>
          <w:szCs w:val="16"/>
        </w:rPr>
      </w:pPr>
      <m:oMathPara>
        <m:oMathParaPr>
          <m:jc m:val="left"/>
        </m:oMathParaPr>
        <m:oMath>
          <m:r>
            <w:rPr>
              <w:rFonts w:ascii="Latin Modern Math" w:eastAsiaTheme="minorEastAsia" w:hAnsi="Latin Modern Math"/>
              <w:sz w:val="16"/>
              <w:szCs w:val="16"/>
            </w:rPr>
            <m:t xml:space="preserve">          Y</m:t>
          </m:r>
          <m:d>
            <m:dPr>
              <m:ctrlPr>
                <w:rPr>
                  <w:rFonts w:ascii="Latin Modern Math" w:eastAsiaTheme="minorEastAsia" w:hAnsi="Latin Modern Math"/>
                  <w:bCs/>
                  <w:i/>
                  <w:sz w:val="16"/>
                  <w:szCs w:val="16"/>
                </w:rPr>
              </m:ctrlPr>
            </m:dPr>
            <m:e>
              <m:r>
                <w:rPr>
                  <w:rFonts w:ascii="Latin Modern Math" w:eastAsiaTheme="minorEastAsia" w:hAnsi="Latin Modern Math"/>
                  <w:sz w:val="16"/>
                  <w:szCs w:val="16"/>
                </w:rPr>
                <m:t>t</m:t>
              </m:r>
            </m:e>
          </m:d>
          <m:r>
            <w:rPr>
              <w:rFonts w:ascii="Latin Modern Math" w:eastAsiaTheme="minorEastAsia" w:hAnsi="Latin Modern Math"/>
              <w:sz w:val="16"/>
              <w:szCs w:val="16"/>
            </w:rPr>
            <m:t xml:space="preserve">  =          A(</m:t>
          </m:r>
          <m:r>
            <m:rPr>
              <m:sty m:val="p"/>
            </m:rPr>
            <w:rPr>
              <w:rFonts w:ascii="Cambria Math" w:eastAsia="Times New Roman" w:hAnsi="Cambria Math" w:cs="Calibri"/>
              <w:sz w:val="16"/>
              <w:szCs w:val="16"/>
            </w:rPr>
            <m:t>Ө</m:t>
          </m:r>
          <m:r>
            <w:rPr>
              <w:rFonts w:ascii="Latin Modern Math" w:eastAsiaTheme="minorEastAsia" w:hAnsi="Latin Modern Math"/>
              <w:sz w:val="16"/>
              <w:szCs w:val="16"/>
            </w:rPr>
            <m:t>)*</m:t>
          </m:r>
          <m:sSub>
            <m:sSubPr>
              <m:ctrlPr>
                <w:rPr>
                  <w:rFonts w:ascii="Latin Modern Math" w:eastAsiaTheme="minorEastAsia" w:hAnsi="Latin Modern Math"/>
                  <w:bCs/>
                  <w:i/>
                  <w:sz w:val="16"/>
                  <w:szCs w:val="16"/>
                </w:rPr>
              </m:ctrlPr>
            </m:sSubPr>
            <m:e>
              <m:r>
                <w:rPr>
                  <w:rFonts w:ascii="Latin Modern Math" w:eastAsiaTheme="minorEastAsia" w:hAnsi="Latin Modern Math"/>
                  <w:sz w:val="16"/>
                  <w:szCs w:val="16"/>
                </w:rPr>
                <m:t>s</m:t>
              </m:r>
            </m:e>
            <m:sub>
              <m:r>
                <w:rPr>
                  <w:rFonts w:ascii="Latin Modern Math" w:eastAsiaTheme="minorEastAsia" w:hAnsi="Latin Modern Math"/>
                  <w:sz w:val="16"/>
                  <w:szCs w:val="16"/>
                </w:rPr>
                <m:t>1</m:t>
              </m:r>
            </m:sub>
          </m:sSub>
          <m:r>
            <w:rPr>
              <w:rFonts w:ascii="Latin Modern Math" w:eastAsiaTheme="minorEastAsia" w:hAnsi="Latin Modern Math"/>
              <w:sz w:val="16"/>
              <w:szCs w:val="16"/>
            </w:rPr>
            <m:t>(t)          +             N(t)</m:t>
          </m:r>
        </m:oMath>
      </m:oMathPara>
    </w:p>
    <w:p w14:paraId="0D78F101" w14:textId="642B3BD8" w:rsidR="00A314F9" w:rsidRPr="00C53FC0" w:rsidRDefault="00000000" w:rsidP="00A314F9">
      <w:pPr>
        <w:rPr>
          <w:rFonts w:ascii="Latin Modern Math" w:eastAsiaTheme="minorEastAsia" w:hAnsi="Latin Modern Math"/>
          <w:bCs/>
          <w:sz w:val="16"/>
          <w:szCs w:val="16"/>
        </w:rPr>
      </w:pPr>
      <m:oMathPara>
        <m:oMath>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r>
                      <w:rPr>
                        <w:rFonts w:ascii="Latin Modern Math" w:hAnsi="Latin Modern Math"/>
                        <w:sz w:val="16"/>
                        <w:szCs w:val="16"/>
                      </w:rPr>
                      <m:t>1</m:t>
                    </m:r>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-j2dksin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-j3dksin</m:t>
                        </m:r>
                        <m:r>
                          <w:rPr>
                            <w:rFonts w:ascii="Cambria Math" w:eastAsia="Times New Roman" w:hAnsi="Cambria Math" w:cs="Calibri"/>
                            <w:sz w:val="16"/>
                            <w:szCs w:val="16"/>
                          </w:rPr>
                          <m:t>Ө</m:t>
                        </m:r>
                      </m:sup>
                    </m:sSup>
                  </m:e>
                </m:mr>
              </m:m>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x</m:t>
              </m:r>
            </m:e>
            <m:sub>
              <m:r>
                <w:rPr>
                  <w:rFonts w:ascii="Latin Modern Math" w:eastAsia="Times New Roman" w:hAnsi="Latin Modern Math"/>
                  <w:sz w:val="16"/>
                  <w:szCs w:val="16"/>
                </w:rPr>
                <m:t>1</m:t>
              </m:r>
            </m:sub>
          </m:sSub>
          <m:d>
            <m:dPr>
              <m:ctrlPr>
                <w:rPr>
                  <w:rFonts w:ascii="Latin Modern Math" w:eastAsia="Times New Roman" w:hAnsi="Latin Modern Math"/>
                  <w:bCs/>
                  <w:i/>
                  <w:sz w:val="16"/>
                  <w:szCs w:val="16"/>
                </w:rPr>
              </m:ctrlPr>
            </m:dPr>
            <m:e>
              <m:r>
                <w:rPr>
                  <w:rFonts w:ascii="Latin Modern Math" w:eastAsia="Times New Roman" w:hAnsi="Latin Modern Math"/>
                  <w:sz w:val="16"/>
                  <w:szCs w:val="16"/>
                </w:rPr>
                <m:t>t</m:t>
              </m:r>
            </m:e>
          </m:d>
          <m:r>
            <w:rPr>
              <w:rFonts w:ascii="Latin Modern Math" w:eastAsia="Times New Roman" w:hAnsi="Latin Modern Math"/>
              <w:sz w:val="16"/>
              <w:szCs w:val="16"/>
            </w:rPr>
            <m:t>*</m:t>
          </m:r>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e>
            <m:sup>
              <m:r>
                <w:rPr>
                  <w:rFonts w:ascii="Latin Modern Math" w:eastAsia="Times New Roman" w:hAnsi="Latin Modern Math"/>
                  <w:sz w:val="16"/>
                  <w:szCs w:val="16"/>
                </w:rPr>
                <m:t>j</m:t>
              </m:r>
              <m:d>
                <m:dPr>
                  <m:ctrlPr>
                    <w:rPr>
                      <w:rFonts w:ascii="Latin Modern Math" w:eastAsia="Times New Roman" w:hAnsi="Latin Modern Math"/>
                      <w:bCs/>
                      <w:i/>
                      <w:sz w:val="16"/>
                      <w:szCs w:val="16"/>
                    </w:rPr>
                  </m:ctrlPr>
                </m:dPr>
                <m:e>
                  <m:r>
                    <w:rPr>
                      <w:rFonts w:ascii="Latin Modern Math" w:eastAsia="Times New Roman" w:hAnsi="Latin Modern Math"/>
                      <w:sz w:val="16"/>
                      <w:szCs w:val="16"/>
                    </w:rPr>
                    <m:t>2π</m:t>
                  </m:r>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f</m:t>
                  </m:r>
                </m:e>
                <m:sub>
                  <m:r>
                    <w:rPr>
                      <w:rFonts w:ascii="Latin Modern Math" w:eastAsia="Times New Roman" w:hAnsi="Latin Modern Math"/>
                      <w:sz w:val="16"/>
                      <w:szCs w:val="16"/>
                    </w:rPr>
                    <m:t>c</m:t>
                  </m:r>
                </m:sub>
              </m:sSub>
              <m:r>
                <w:rPr>
                  <w:rFonts w:ascii="Latin Modern Math" w:eastAsia="Times New Roman" w:hAnsi="Latin Modern Math"/>
                  <w:sz w:val="16"/>
                  <w:szCs w:val="16"/>
                </w:rPr>
                <m:t>T</m:t>
              </m:r>
            </m:sup>
          </m:sSup>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m:t>
          </m:r>
        </m:oMath>
      </m:oMathPara>
    </w:p>
    <w:p w14:paraId="35F33369" w14:textId="77777777" w:rsidR="00DA7105" w:rsidRPr="00C53FC0" w:rsidRDefault="00DA7105" w:rsidP="00DA7105">
      <w:pPr>
        <w:rPr>
          <w:b/>
          <w:bCs/>
          <w:sz w:val="8"/>
          <w:szCs w:val="8"/>
        </w:rPr>
      </w:pPr>
    </w:p>
    <w:p w14:paraId="30DBE5FC" w14:textId="59D8A107" w:rsidR="00DA7105" w:rsidRPr="00C53FC0" w:rsidRDefault="00DA7105" w:rsidP="00DA7105">
      <w:pPr>
        <w:jc w:val="both"/>
        <w:rPr>
          <w:noProof/>
        </w:rPr>
      </w:pPr>
      <w:r w:rsidRPr="00C53FC0">
        <w:rPr>
          <w:noProof/>
        </w:rPr>
        <w:t xml:space="preserve">     After collecting </w:t>
      </w:r>
      <w:r w:rsidRPr="00C53FC0">
        <w:rPr>
          <w:rFonts w:ascii="Cambria Math" w:hAnsi="Cambria Math" w:cs="Cambria Math"/>
          <w:noProof/>
        </w:rPr>
        <w:t>𝑁</w:t>
      </w:r>
      <w:r w:rsidRPr="00C53FC0">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29D1C971" w14:textId="77777777" w:rsidR="0002222E" w:rsidRPr="00C53FC0" w:rsidRDefault="0002222E" w:rsidP="00DA7105">
      <w:pPr>
        <w:jc w:val="both"/>
        <w:rPr>
          <w:noProof/>
          <w:sz w:val="8"/>
          <w:szCs w:val="8"/>
        </w:rPr>
      </w:pPr>
    </w:p>
    <w:tbl>
      <w:tblPr>
        <w:tblStyle w:val="TableGrid"/>
        <w:tblW w:w="254.9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61"/>
        <w:gridCol w:w="3972"/>
        <w:gridCol w:w="466"/>
      </w:tblGrid>
      <w:tr w:rsidR="0002222E" w:rsidRPr="00C53FC0" w14:paraId="283F0CB8" w14:textId="77777777" w:rsidTr="002037D1">
        <w:trPr>
          <w:trHeight w:val="531"/>
        </w:trPr>
        <w:tc>
          <w:tcPr>
            <w:tcW w:w="33.05pt" w:type="dxa"/>
          </w:tcPr>
          <w:p w14:paraId="04AD33A2" w14:textId="77777777" w:rsidR="0002222E" w:rsidRPr="00C53FC0" w:rsidRDefault="0002222E" w:rsidP="00DA7105">
            <w:pPr>
              <w:jc w:val="both"/>
              <w:rPr>
                <w:noProof/>
              </w:rPr>
            </w:pPr>
          </w:p>
        </w:tc>
        <w:tc>
          <w:tcPr>
            <w:tcW w:w="198.60pt" w:type="dxa"/>
          </w:tcPr>
          <w:p w14:paraId="03A27C9C" w14:textId="7A9CC48D" w:rsidR="0002222E" w:rsidRPr="00C53FC0" w:rsidRDefault="00000000" w:rsidP="003F0B2D">
            <w:pPr>
              <w:jc w:val="end"/>
              <w:rPr>
                <w:rFonts w:ascii="Latin Modern Math" w:hAnsi="Latin Modern Math"/>
                <w:iCs/>
                <w:sz w:val="16"/>
                <w:szCs w:val="16"/>
              </w:rPr>
            </w:pPr>
            <m:oMathPara>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nary>
                  <m:naryPr>
                    <m:chr m:val="∑"/>
                    <m:limLoc m:val="undOvr"/>
                    <m:ctrlPr>
                      <w:rPr>
                        <w:rFonts w:ascii="Latin Modern Math" w:hAnsi="Latin Modern Math"/>
                        <w:iCs/>
                        <w:sz w:val="16"/>
                        <w:szCs w:val="16"/>
                      </w:rPr>
                    </m:ctrlPr>
                  </m:naryPr>
                  <m:sub>
                    <m:r>
                      <m:rPr>
                        <m:sty m:val="p"/>
                      </m:rPr>
                      <w:rPr>
                        <w:rFonts w:ascii="Latin Modern Math" w:hAnsi="Latin Modern Math"/>
                        <w:sz w:val="16"/>
                        <w:szCs w:val="16"/>
                      </w:rPr>
                      <m:t>n=1</m:t>
                    </m:r>
                  </m:sub>
                  <m:sup>
                    <m:r>
                      <m:rPr>
                        <m:sty m:val="p"/>
                      </m:rPr>
                      <w:rPr>
                        <w:rFonts w:ascii="Latin Modern Math" w:hAnsi="Latin Modern Math"/>
                        <w:sz w:val="16"/>
                        <w:szCs w:val="16"/>
                      </w:rPr>
                      <m:t>N</m:t>
                    </m:r>
                  </m:sup>
                  <m:e>
                    <m:r>
                      <m:rPr>
                        <m:sty m:val="p"/>
                      </m:rPr>
                      <w:rPr>
                        <w:rFonts w:ascii="Latin Modern Math" w:hAnsi="Latin Modern Math"/>
                        <w:sz w:val="16"/>
                        <w:szCs w:val="16"/>
                      </w:rPr>
                      <m:t>x</m:t>
                    </m:r>
                    <m:d>
                      <m:dPr>
                        <m:begChr m:val="["/>
                        <m:endChr m:val="]"/>
                        <m:ctrlPr>
                          <w:rPr>
                            <w:rFonts w:ascii="Latin Modern Math" w:hAnsi="Latin Modern Math"/>
                            <w:iCs/>
                            <w:sz w:val="16"/>
                            <w:szCs w:val="16"/>
                          </w:rPr>
                        </m:ctrlPr>
                      </m:dPr>
                      <m:e>
                        <m:r>
                          <m:rPr>
                            <m:sty m:val="p"/>
                          </m:rPr>
                          <w:rPr>
                            <w:rFonts w:ascii="Latin Modern Math" w:hAnsi="Latin Modern Math"/>
                            <w:sz w:val="16"/>
                            <w:szCs w:val="16"/>
                          </w:rPr>
                          <m:t>n</m:t>
                        </m:r>
                      </m:e>
                    </m:d>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r>
                      <m:rPr>
                        <m:sty m:val="p"/>
                      </m:rPr>
                      <w:rPr>
                        <w:rFonts w:ascii="Latin Modern Math" w:hAnsi="Latin Modern Math"/>
                        <w:sz w:val="16"/>
                        <w:szCs w:val="16"/>
                      </w:rPr>
                      <m:t>[n]</m:t>
                    </m:r>
                  </m:e>
                </m:nary>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r>
                  <m:rPr>
                    <m:sty m:val="p"/>
                  </m:rPr>
                  <w:rPr>
                    <w:rFonts w:ascii="Latin Modern Math" w:hAnsi="Latin Modern Math"/>
                    <w:sz w:val="16"/>
                    <w:szCs w:val="16"/>
                  </w:rPr>
                  <m:t>X</m:t>
                </m:r>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oMath>
            </m:oMathPara>
          </w:p>
        </w:tc>
        <w:tc>
          <w:tcPr>
            <w:tcW w:w="23.30pt" w:type="dxa"/>
          </w:tcPr>
          <w:p w14:paraId="7D5324BF" w14:textId="77777777" w:rsidR="002037D1" w:rsidRPr="00C53FC0" w:rsidRDefault="002037D1" w:rsidP="002037D1">
            <w:pPr>
              <w:rPr>
                <w:noProof/>
                <w:sz w:val="10"/>
                <w:szCs w:val="10"/>
              </w:rPr>
            </w:pPr>
          </w:p>
          <w:p w14:paraId="0B932D57" w14:textId="69625B3D" w:rsidR="0002222E" w:rsidRPr="00C53FC0" w:rsidRDefault="003F0B2D" w:rsidP="002037D1">
            <w:pPr>
              <w:spacing w:line="18pt" w:lineRule="auto"/>
              <w:rPr>
                <w:noProof/>
                <w:sz w:val="16"/>
                <w:szCs w:val="16"/>
              </w:rPr>
            </w:pPr>
            <w:r w:rsidRPr="00C53FC0">
              <w:rPr>
                <w:noProof/>
                <w:sz w:val="16"/>
                <w:szCs w:val="16"/>
              </w:rPr>
              <w:t>(1)</w:t>
            </w:r>
          </w:p>
        </w:tc>
      </w:tr>
    </w:tbl>
    <w:p w14:paraId="551C3F0A" w14:textId="77777777" w:rsidR="000722AF" w:rsidRPr="00C53FC0" w:rsidRDefault="000722AF" w:rsidP="009C0FBD">
      <w:pPr>
        <w:jc w:val="both"/>
        <w:rPr>
          <w:b/>
          <w:bCs/>
          <w:sz w:val="8"/>
          <w:szCs w:val="8"/>
        </w:rPr>
      </w:pPr>
    </w:p>
    <w:p w14:paraId="246A2DF8" w14:textId="376FD0D8" w:rsidR="00DA7105" w:rsidRPr="00C53FC0" w:rsidRDefault="00DA7105" w:rsidP="00DA7105">
      <w:pPr>
        <w:jc w:val="both"/>
      </w:pPr>
      <w:r w:rsidRPr="00C53FC0">
        <w:t xml:space="preserve">       MUSIC exploits the fact that, under the single-source model, </w:t>
      </w:r>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oMath>
      <w:r w:rsidRPr="00C53FC0">
        <w:t xml:space="preserve">can be decomposed into a rank-one signal component </w:t>
      </w:r>
      <w:r w:rsidR="00CC6879" w:rsidRPr="00C53FC0">
        <w:t xml:space="preserve">and </w:t>
      </w:r>
      <w:r w:rsidRPr="00C53FC0">
        <w:t xml:space="preserve">noise component. Eigenvalue decomposition </w:t>
      </w:r>
      <w:r w:rsidRPr="00C53FC0">
        <w:t>separates these contributions by partitioning the eigenvectors into a signal subspace and a noise subspace:</w:t>
      </w:r>
    </w:p>
    <w:p w14:paraId="317F69E6" w14:textId="77777777" w:rsidR="003D49D4" w:rsidRPr="00C53FC0" w:rsidRDefault="003D49D4" w:rsidP="00DA7105">
      <w:pPr>
        <w:jc w:val="both"/>
        <w:rPr>
          <w:sz w:val="8"/>
          <w:szCs w:val="8"/>
        </w:rPr>
      </w:pPr>
    </w:p>
    <w:tbl>
      <w:tblPr>
        <w:tblStyle w:val="TableGrid"/>
        <w:tblW w:w="247.7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42"/>
        <w:gridCol w:w="3861"/>
        <w:gridCol w:w="451"/>
      </w:tblGrid>
      <w:tr w:rsidR="003D49D4" w:rsidRPr="00C53FC0" w14:paraId="45CDCBCD" w14:textId="77777777" w:rsidTr="0089442F">
        <w:trPr>
          <w:trHeight w:val="453"/>
        </w:trPr>
        <w:tc>
          <w:tcPr>
            <w:tcW w:w="32.10pt" w:type="dxa"/>
          </w:tcPr>
          <w:p w14:paraId="164CB0AA" w14:textId="77777777" w:rsidR="003D49D4" w:rsidRPr="00C53FC0" w:rsidRDefault="003D49D4" w:rsidP="00367EA7">
            <w:pPr>
              <w:jc w:val="both"/>
              <w:rPr>
                <w:noProof/>
              </w:rPr>
            </w:pPr>
          </w:p>
        </w:tc>
        <w:tc>
          <w:tcPr>
            <w:tcW w:w="193.05pt" w:type="dxa"/>
          </w:tcPr>
          <w:p w14:paraId="17222E3F" w14:textId="1DFD180A" w:rsidR="003D49D4" w:rsidRPr="00C53FC0" w:rsidRDefault="00000000" w:rsidP="003D49D4">
            <w:pPr>
              <w:jc w:val="end"/>
              <w:rPr>
                <w:rFonts w:ascii="Latin Modern Math" w:hAnsi="Latin Modern Math"/>
                <w:iCs/>
                <w:sz w:val="16"/>
                <w:szCs w:val="16"/>
              </w:rPr>
            </w:pPr>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=UΛ</m:t>
              </m:r>
              <m:sSup>
                <m:sSupPr>
                  <m:ctrlPr>
                    <w:rPr>
                      <w:rFonts w:ascii="Latin Modern Math" w:hAnsi="Latin Modern Math"/>
                      <w:iCs/>
                      <w:sz w:val="16"/>
                      <w:szCs w:val="16"/>
                    </w:rPr>
                  </m:ctrlPr>
                </m:sSupPr>
                <m:e>
                  <m:r>
                    <m:rPr>
                      <m:sty m:val="p"/>
                    </m:rPr>
                    <w:rPr>
                      <w:rFonts w:ascii="Latin Modern Math" w:hAnsi="Latin Modern Math"/>
                      <w:sz w:val="16"/>
                      <w:szCs w:val="16"/>
                    </w:rPr>
                    <m:t>U</m:t>
                  </m:r>
                </m:e>
                <m:sup>
                  <m:r>
                    <m:rPr>
                      <m:sty m:val="p"/>
                    </m:rPr>
                    <w:rPr>
                      <w:rFonts w:ascii="Latin Modern Math" w:hAnsi="Latin Modern Math"/>
                      <w:sz w:val="16"/>
                      <w:szCs w:val="16"/>
                    </w:rPr>
                    <m:t>H</m:t>
                  </m:r>
                </m:sup>
              </m:sSup>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d>
                <m:dPr>
                  <m:begChr m:val="["/>
                  <m:endChr m:val="]"/>
                  <m:ctrlPr>
                    <w:rPr>
                      <w:rFonts w:ascii="Latin Modern Math" w:hAnsi="Latin Modern Math"/>
                      <w:iCs/>
                      <w:sz w:val="16"/>
                      <w:szCs w:val="16"/>
                    </w:rPr>
                  </m:ctrlPr>
                </m:dPr>
                <m:e>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S</m:t>
                            </m:r>
                          </m:sub>
                        </m:sSub>
                      </m:e>
                      <m:e>
                        <m:r>
                          <m:rPr>
                            <m:sty m:val="p"/>
                          </m:rPr>
                          <w:rPr>
                            <w:rFonts w:ascii="Latin Modern Math" w:hAnsi="Latin Modern Math"/>
                            <w:sz w:val="16"/>
                            <w:szCs w:val="16"/>
                          </w:rPr>
                          <m:t>0</m:t>
                        </m:r>
                      </m:e>
                    </m:mr>
                    <m:mr>
                      <m:e>
                        <m:r>
                          <m:rPr>
                            <m:sty m:val="p"/>
                          </m:rPr>
                          <w:rPr>
                            <w:rFonts w:ascii="Latin Modern Math" w:hAnsi="Latin Modern Math"/>
                            <w:sz w:val="16"/>
                            <w:szCs w:val="16"/>
                          </w:rPr>
                          <m:t>0</m:t>
                        </m:r>
                      </m:e>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N</m:t>
                            </m:r>
                          </m:sub>
                        </m:sSub>
                      </m:e>
                    </m:mr>
                  </m:m>
                </m:e>
              </m:d>
              <m:sSup>
                <m:sSupPr>
                  <m:ctrlPr>
                    <w:rPr>
                      <w:rFonts w:ascii="Latin Modern Math" w:hAnsi="Latin Modern Math"/>
                      <w:iCs/>
                      <w:sz w:val="16"/>
                      <w:szCs w:val="16"/>
                    </w:rPr>
                  </m:ctrlPr>
                </m:sSupPr>
                <m:e>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e>
                <m:sup>
                  <m:r>
                    <m:rPr>
                      <m:sty m:val="p"/>
                    </m:rPr>
                    <w:rPr>
                      <w:rFonts w:ascii="Latin Modern Math" w:hAnsi="Latin Modern Math"/>
                      <w:sz w:val="16"/>
                      <w:szCs w:val="16"/>
                    </w:rPr>
                    <m:t>H</m:t>
                  </m:r>
                </m:sup>
              </m:sSup>
            </m:oMath>
            <w:r w:rsidR="003D49D4" w:rsidRPr="00C53FC0">
              <w:rPr>
                <w:rFonts w:ascii="Latin Modern Math" w:hAnsi="Latin Modern Math"/>
                <w:iCs/>
                <w:sz w:val="16"/>
                <w:szCs w:val="16"/>
              </w:rPr>
              <w:tab/>
              <w:t xml:space="preserve"> </w:t>
            </w:r>
          </w:p>
        </w:tc>
        <w:tc>
          <w:tcPr>
            <w:tcW w:w="22.55pt" w:type="dxa"/>
          </w:tcPr>
          <w:p w14:paraId="1554DB1D" w14:textId="77777777" w:rsidR="003D49D4" w:rsidRPr="00C53FC0" w:rsidRDefault="003D49D4" w:rsidP="00367EA7">
            <w:pPr>
              <w:rPr>
                <w:noProof/>
                <w:sz w:val="10"/>
                <w:szCs w:val="10"/>
              </w:rPr>
            </w:pPr>
          </w:p>
          <w:p w14:paraId="7366B229" w14:textId="2113F89C" w:rsidR="003D49D4" w:rsidRPr="00C53FC0" w:rsidRDefault="003D49D4" w:rsidP="00367EA7">
            <w:pPr>
              <w:spacing w:line="18pt" w:lineRule="auto"/>
              <w:rPr>
                <w:noProof/>
                <w:sz w:val="16"/>
                <w:szCs w:val="16"/>
              </w:rPr>
            </w:pPr>
            <w:r w:rsidRPr="00C53FC0">
              <w:rPr>
                <w:noProof/>
                <w:sz w:val="16"/>
                <w:szCs w:val="16"/>
              </w:rPr>
              <w:t>(</w:t>
            </w:r>
            <w:r w:rsidR="003323B8" w:rsidRPr="00C53FC0">
              <w:rPr>
                <w:noProof/>
                <w:sz w:val="16"/>
                <w:szCs w:val="16"/>
              </w:rPr>
              <w:t>2</w:t>
            </w:r>
            <w:r w:rsidRPr="00C53FC0">
              <w:rPr>
                <w:noProof/>
                <w:sz w:val="16"/>
                <w:szCs w:val="16"/>
              </w:rPr>
              <w:t>)</w:t>
            </w:r>
          </w:p>
        </w:tc>
      </w:tr>
    </w:tbl>
    <w:p w14:paraId="1DBDFD2A" w14:textId="64CFA151" w:rsidR="00DA7105" w:rsidRPr="00C53FC0" w:rsidRDefault="00DA7105" w:rsidP="00315E64">
      <w:pPr>
        <w:ind w:firstLine="13.50pt"/>
        <w:jc w:val="both"/>
      </w:pPr>
      <w:r w:rsidRPr="00C53FC0">
        <w:t xml:space="preserve">A key result is that the true steering vector </w:t>
      </w:r>
      <w:r w:rsidRPr="00C53FC0">
        <w:rPr>
          <w:rFonts w:ascii="Cambria Math" w:hAnsi="Cambria Math" w:cs="Cambria Math"/>
        </w:rPr>
        <w:t>𝑎</w:t>
      </w:r>
      <w:r w:rsidRPr="00C53FC0">
        <w:t>(</w:t>
      </w:r>
      <w:r w:rsidRPr="00C53FC0">
        <w:rPr>
          <w:rFonts w:ascii="Cambria Math" w:hAnsi="Cambria Math" w:cs="Cambria Math"/>
        </w:rPr>
        <w:t>𝜃</w:t>
      </w:r>
      <w:r w:rsidRPr="00C53FC0">
        <w:t xml:space="preserve">) lies in the signal subspace and is therefore orthogonal to the noise subspace. Consequently, when a candidate angle </w:t>
      </w:r>
      <w:r w:rsidRPr="00C53FC0">
        <w:rPr>
          <w:rFonts w:ascii="Cambria Math" w:hAnsi="Cambria Math" w:cs="Cambria Math"/>
        </w:rPr>
        <w:t>𝜃</w:t>
      </w:r>
      <w:r w:rsidRPr="00C53FC0">
        <w:t xml:space="preserve"> matches the true direction of arrival, the projection of </w:t>
      </w:r>
      <w:r w:rsidRPr="00C53FC0">
        <w:rPr>
          <w:rFonts w:ascii="Cambria Math" w:hAnsi="Cambria Math" w:cs="Cambria Math"/>
        </w:rPr>
        <w:t>𝑎</w:t>
      </w:r>
      <w:r w:rsidRPr="00C53FC0">
        <w:t>(</w:t>
      </w:r>
      <w:r w:rsidRPr="00C53FC0">
        <w:rPr>
          <w:rFonts w:ascii="Cambria Math" w:hAnsi="Cambria Math" w:cs="Cambria Math"/>
        </w:rPr>
        <w:t>𝜃</w:t>
      </w:r>
      <w:r w:rsidRPr="00C53FC0">
        <w:t xml:space="preserve">) onto the noise eigenvector approaches zero. MUSIC converts this orthogonality condition into a pseudospectrum by evaluating the inverse of the steering vector’s projection onto the noise subspace, The DoA estimate is obtained by searching over </w:t>
      </w:r>
      <w:r w:rsidRPr="00C53FC0">
        <w:rPr>
          <w:rFonts w:ascii="Cambria Math" w:hAnsi="Cambria Math" w:cs="Cambria Math"/>
        </w:rPr>
        <w:t>𝜃</w:t>
      </w:r>
      <w:r w:rsidR="009A2CAC" w:rsidRPr="00C53FC0">
        <w:t xml:space="preserve"> </w:t>
      </w:r>
      <w:r w:rsidRPr="00C53FC0">
        <w:t>and selecting the angle corresponding to the peak</w:t>
      </w:r>
      <w:r w:rsidR="009A2CAC" w:rsidRPr="00C53FC0">
        <w:t>:</w:t>
      </w:r>
    </w:p>
    <w:p w14:paraId="1C0E75DA" w14:textId="77777777" w:rsidR="009C0FBD" w:rsidRPr="00C53FC0" w:rsidRDefault="009C0FBD" w:rsidP="00DA7105">
      <w:pPr>
        <w:jc w:val="both"/>
        <w:rPr>
          <w:sz w:val="8"/>
          <w:szCs w:val="8"/>
        </w:rPr>
      </w:pPr>
    </w:p>
    <w:tbl>
      <w:tblPr>
        <w:tblStyle w:val="TableGrid"/>
        <w:tblW w:w="247.7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42"/>
        <w:gridCol w:w="3861"/>
        <w:gridCol w:w="452"/>
      </w:tblGrid>
      <w:tr w:rsidR="009C0FBD" w:rsidRPr="00C53FC0" w14:paraId="51992AA1" w14:textId="77777777" w:rsidTr="00AE2EE7">
        <w:trPr>
          <w:trHeight w:val="479"/>
        </w:trPr>
        <w:tc>
          <w:tcPr>
            <w:tcW w:w="32.10pt" w:type="dxa"/>
          </w:tcPr>
          <w:p w14:paraId="226C1965" w14:textId="77777777" w:rsidR="009C0FBD" w:rsidRPr="00C53FC0" w:rsidRDefault="009C0FBD" w:rsidP="00367EA7">
            <w:pPr>
              <w:jc w:val="both"/>
              <w:rPr>
                <w:noProof/>
              </w:rPr>
            </w:pPr>
          </w:p>
        </w:tc>
        <w:tc>
          <w:tcPr>
            <w:tcW w:w="193.05pt" w:type="dxa"/>
          </w:tcPr>
          <w:p w14:paraId="2816EADF" w14:textId="2DE8AD23" w:rsidR="009C0FBD" w:rsidRPr="00C53FC0" w:rsidRDefault="00000000" w:rsidP="00367EA7">
            <w:pPr>
              <w:jc w:val="end"/>
              <w:rPr>
                <w:rFonts w:ascii="Latin Modern Math" w:hAnsi="Latin Modern Math"/>
                <w:iCs/>
                <w:sz w:val="16"/>
                <w:szCs w:val="16"/>
              </w:rPr>
            </w:pPr>
            <m:oMathPara>
              <m:oMath>
                <m:sSub>
                  <m:sSubPr>
                    <m:ctrlPr>
                      <w:rPr>
                        <w:rFonts w:ascii="Latin Modern Math" w:hAnsi="Latin Modern Math"/>
                        <w:iCs/>
                        <w:sz w:val="16"/>
                        <w:szCs w:val="16"/>
                      </w:rPr>
                    </m:ctrlPr>
                  </m:sSubPr>
                  <m:e>
                    <m:r>
                      <m:rPr>
                        <m:sty m:val="p"/>
                      </m:rPr>
                      <w:rPr>
                        <w:rFonts w:ascii="Latin Modern Math" w:hAnsi="Latin Modern Math"/>
                        <w:sz w:val="16"/>
                        <w:szCs w:val="16"/>
                      </w:rPr>
                      <m:t>P</m:t>
                    </m:r>
                  </m:e>
                  <m:sub>
                    <m:r>
                      <m:rPr>
                        <m:sty m:val="p"/>
                      </m:rPr>
                      <w:rPr>
                        <w:rFonts w:ascii="Latin Modern Math" w:hAnsi="Latin Modern Math"/>
                        <w:sz w:val="16"/>
                        <w:szCs w:val="16"/>
                      </w:rPr>
                      <m:t>MUSIC</m:t>
                    </m:r>
                  </m:sub>
                </m:sSub>
                <m:d>
                  <m:dPr>
                    <m:ctrlPr>
                      <w:rPr>
                        <w:rFonts w:ascii="Latin Modern Math" w:hAnsi="Latin Modern Math"/>
                        <w:iCs/>
                        <w:sz w:val="16"/>
                        <w:szCs w:val="16"/>
                      </w:rPr>
                    </m:ctrlPr>
                  </m:dPr>
                  <m:e>
                    <m:r>
                      <m:rPr>
                        <m:sty m:val="p"/>
                      </m:rPr>
                      <w:rPr>
                        <w:rFonts w:ascii="Latin Modern Math" w:hAnsi="Latin Modern Math"/>
                        <w:sz w:val="16"/>
                        <w:szCs w:val="16"/>
                      </w:rPr>
                      <m:t>θ</m:t>
                    </m:r>
                  </m:e>
                </m:d>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sSup>
                      <m:sSupPr>
                        <m:ctrlPr>
                          <w:rPr>
                            <w:rFonts w:ascii="Latin Modern Math" w:hAnsi="Latin Modern Math"/>
                            <w:iCs/>
                            <w:sz w:val="16"/>
                            <w:szCs w:val="16"/>
                          </w:rPr>
                        </m:ctrlPr>
                      </m:sSupPr>
                      <m:e>
                        <m:r>
                          <m:rPr>
                            <m:sty m:val="p"/>
                          </m:rPr>
                          <w:rPr>
                            <w:rFonts w:ascii="Latin Modern Math" w:hAnsi="Latin Modern Math"/>
                            <w:sz w:val="16"/>
                            <w:szCs w:val="16"/>
                          </w:rPr>
                          <m:t>a</m:t>
                        </m:r>
                      </m:e>
                      <m:sup>
                        <m:r>
                          <m:rPr>
                            <m:sty m:val="p"/>
                          </m:rPr>
                          <w:rPr>
                            <w:rFonts w:ascii="Latin Modern Math" w:hAnsi="Latin Modern Math"/>
                            <w:sz w:val="16"/>
                            <w:szCs w:val="16"/>
                          </w:rPr>
                          <m:t>H</m:t>
                        </m:r>
                      </m:sup>
                    </m:sSup>
                    <m:d>
                      <m:dPr>
                        <m:ctrlPr>
                          <w:rPr>
                            <w:rFonts w:ascii="Latin Modern Math" w:hAnsi="Latin Modern Math"/>
                            <w:iCs/>
                            <w:sz w:val="16"/>
                            <w:szCs w:val="16"/>
                          </w:rPr>
                        </m:ctrlPr>
                      </m:dPr>
                      <m:e>
                        <m:r>
                          <m:rPr>
                            <m:sty m:val="p"/>
                          </m:rPr>
                          <w:rPr>
                            <w:rFonts w:ascii="Latin Modern Math" w:hAnsi="Latin Modern Math"/>
                            <w:sz w:val="16"/>
                            <w:szCs w:val="16"/>
                          </w:rPr>
                          <m:t>θ</m:t>
                        </m:r>
                      </m:e>
                    </m:d>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sSup>
                      <m:sSupPr>
                        <m:ctrlPr>
                          <w:rPr>
                            <w:rFonts w:ascii="Latin Modern Math" w:hAnsi="Latin Modern Math"/>
                            <w:iCs/>
                            <w:sz w:val="16"/>
                            <w:szCs w:val="16"/>
                          </w:rPr>
                        </m:ctrlPr>
                      </m:sSupP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sup>
                        <m:r>
                          <m:rPr>
                            <m:sty m:val="p"/>
                          </m:rPr>
                          <w:rPr>
                            <w:rFonts w:ascii="Latin Modern Math" w:hAnsi="Latin Modern Math"/>
                            <w:sz w:val="16"/>
                            <w:szCs w:val="16"/>
                          </w:rPr>
                          <m:t>H</m:t>
                        </m:r>
                      </m:sup>
                    </m:sSup>
                    <m:r>
                      <m:rPr>
                        <m:sty m:val="p"/>
                      </m:rPr>
                      <w:rPr>
                        <w:rFonts w:ascii="Latin Modern Math" w:hAnsi="Latin Modern Math"/>
                        <w:sz w:val="16"/>
                        <w:szCs w:val="16"/>
                      </w:rPr>
                      <m:t>a</m:t>
                    </m:r>
                    <m:d>
                      <m:dPr>
                        <m:ctrlPr>
                          <w:rPr>
                            <w:rFonts w:ascii="Latin Modern Math" w:hAnsi="Latin Modern Math"/>
                            <w:iCs/>
                            <w:sz w:val="16"/>
                            <w:szCs w:val="16"/>
                          </w:rPr>
                        </m:ctrlPr>
                      </m:dPr>
                      <m:e>
                        <m:r>
                          <m:rPr>
                            <m:sty m:val="p"/>
                          </m:rPr>
                          <w:rPr>
                            <w:rFonts w:ascii="Latin Modern Math" w:hAnsi="Latin Modern Math"/>
                            <w:sz w:val="16"/>
                            <w:szCs w:val="16"/>
                          </w:rPr>
                          <m:t>θ</m:t>
                        </m:r>
                      </m:e>
                    </m:d>
                  </m:den>
                </m:f>
              </m:oMath>
            </m:oMathPara>
          </w:p>
        </w:tc>
        <w:tc>
          <w:tcPr>
            <w:tcW w:w="22.60pt" w:type="dxa"/>
          </w:tcPr>
          <w:p w14:paraId="123D22D0" w14:textId="77777777" w:rsidR="009C0FBD" w:rsidRPr="00C53FC0" w:rsidRDefault="009C0FBD" w:rsidP="00367EA7">
            <w:pPr>
              <w:rPr>
                <w:noProof/>
                <w:sz w:val="10"/>
                <w:szCs w:val="10"/>
              </w:rPr>
            </w:pPr>
          </w:p>
          <w:p w14:paraId="4E6D4913" w14:textId="00329C33" w:rsidR="009C0FBD" w:rsidRPr="00C53FC0" w:rsidRDefault="009C0FBD" w:rsidP="00367EA7">
            <w:pPr>
              <w:spacing w:line="18pt" w:lineRule="auto"/>
              <w:rPr>
                <w:noProof/>
                <w:sz w:val="16"/>
                <w:szCs w:val="16"/>
              </w:rPr>
            </w:pPr>
            <w:r w:rsidRPr="00C53FC0">
              <w:rPr>
                <w:noProof/>
                <w:sz w:val="16"/>
                <w:szCs w:val="16"/>
              </w:rPr>
              <w:t>(</w:t>
            </w:r>
            <w:r w:rsidR="00723A79" w:rsidRPr="00C53FC0">
              <w:rPr>
                <w:noProof/>
                <w:sz w:val="16"/>
                <w:szCs w:val="16"/>
              </w:rPr>
              <w:t>3</w:t>
            </w:r>
            <w:r w:rsidRPr="00C53FC0">
              <w:rPr>
                <w:noProof/>
                <w:sz w:val="16"/>
                <w:szCs w:val="16"/>
              </w:rPr>
              <w:t>)</w:t>
            </w:r>
          </w:p>
        </w:tc>
      </w:tr>
    </w:tbl>
    <w:p w14:paraId="240FDE49" w14:textId="3307B8C5" w:rsidR="00953F4A" w:rsidRPr="00C53FC0" w:rsidRDefault="00C92787" w:rsidP="006B46B0">
      <w:pPr>
        <w:pStyle w:val="Heading3"/>
        <w:numPr>
          <w:ilvl w:val="0"/>
          <w:numId w:val="0"/>
        </w:numPr>
        <w:ind w:firstLine="13.50pt"/>
        <w:rPr>
          <w:i w:val="0"/>
          <w:iCs w:val="0"/>
        </w:rPr>
      </w:pPr>
      <w:r w:rsidRPr="00C53FC0">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Pr="00C53FC0">
        <w:rPr>
          <w:rFonts w:ascii="Cambria Math" w:hAnsi="Cambria Math" w:cs="Cambria Math"/>
          <w:i w:val="0"/>
          <w:iCs w:val="0"/>
        </w:rPr>
        <w:t>𝑅</w:t>
      </w:r>
      <w:r w:rsidRPr="00C53FC0">
        <w:rPr>
          <w:i w:val="0"/>
          <w:iCs w:val="0"/>
        </w:rPr>
        <w:t xml:space="preserve"> As a result, the phase at each element depends on the projection of the incoming wave onto that element’s position.</w:t>
      </w:r>
    </w:p>
    <w:p w14:paraId="3F7598EA" w14:textId="77777777" w:rsidR="007A280E" w:rsidRPr="00C53FC0" w:rsidRDefault="00953F4A" w:rsidP="007A280E">
      <w:pPr>
        <w:keepNext/>
      </w:pPr>
      <w:r w:rsidRPr="00C53FC0">
        <w:rPr>
          <w:rFonts w:ascii="Cambria Math" w:eastAsia="Times New Roman" w:hAnsi="Cambria Math"/>
          <w:b/>
          <w:bCs/>
          <w:noProof/>
        </w:rPr>
        <w:drawing>
          <wp:inline distT="0" distB="0" distL="0" distR="0" wp14:anchorId="70484625" wp14:editId="14321CB7">
            <wp:extent cx="2958602" cy="1449705"/>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rotWithShape="1">
                    <a:blip r:embed="rId13"/>
                    <a:srcRect l="-33.536%"/>
                    <a:stretch>
                      <a:fillRect/>
                    </a:stretch>
                  </pic:blipFill>
                  <pic:spPr bwMode="auto">
                    <a:xfrm>
                      <a:off x="0" y="0"/>
                      <a:ext cx="2958602" cy="1449705"/>
                    </a:xfrm>
                    <a:prstGeom prst="rect">
                      <a:avLst/>
                    </a:prstGeom>
                    <a:ln>
                      <a:noFill/>
                    </a:ln>
                    <a:extLst>
                      <a:ext uri="{53640926-AAD7-44D8-BBD7-CCE9431645EC}">
                        <a14:shadowObscured xmlns:a14="http://schemas.microsoft.com/office/drawing/2010/main"/>
                      </a:ext>
                    </a:extLst>
                  </pic:spPr>
                </pic:pic>
              </a:graphicData>
            </a:graphic>
          </wp:inline>
        </w:drawing>
      </w:r>
    </w:p>
    <w:p w14:paraId="52EA584F" w14:textId="034ABC2C" w:rsidR="00BC4471" w:rsidRPr="00C53FC0" w:rsidRDefault="007A280E" w:rsidP="00BC4471">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w:t>
      </w:r>
      <w:r w:rsidRPr="00C53FC0">
        <w:rPr>
          <w:i w:val="0"/>
          <w:iCs w:val="0"/>
          <w:sz w:val="14"/>
          <w:szCs w:val="14"/>
        </w:rPr>
        <w:fldChar w:fldCharType="end"/>
      </w:r>
      <w:r w:rsidRPr="00C53FC0">
        <w:rPr>
          <w:i w:val="0"/>
          <w:iCs w:val="0"/>
          <w:sz w:val="14"/>
          <w:szCs w:val="14"/>
        </w:rPr>
        <w:t>. MUSIC DoA Model with Source impinging on UCA</w:t>
      </w:r>
    </w:p>
    <w:p w14:paraId="3E83DDC5" w14:textId="0BC2A664" w:rsidR="00D06B70" w:rsidRPr="00C53FC0" w:rsidRDefault="004231F4" w:rsidP="00D06B70">
      <w:pPr>
        <w:pStyle w:val="Heading2"/>
      </w:pPr>
      <w:r w:rsidRPr="00C53FC0">
        <w:t>Estimation of Signal Parameters via Rotational Invariance Techniques (ESPRIT)</w:t>
      </w:r>
    </w:p>
    <w:bookmarkEnd w:id="1"/>
    <w:p w14:paraId="23B95D1A" w14:textId="68D5159A" w:rsidR="00A9640C" w:rsidRPr="00C53FC0" w:rsidRDefault="00CF1348" w:rsidP="00CF1348">
      <w:pPr>
        <w:pStyle w:val="Heading3"/>
        <w:numPr>
          <w:ilvl w:val="0"/>
          <w:numId w:val="0"/>
        </w:numPr>
        <w:ind w:firstLine="14.40pt"/>
        <w:rPr>
          <w:i w:val="0"/>
          <w:iCs w:val="0"/>
        </w:rPr>
      </w:pPr>
      <w:r w:rsidRPr="00C53FC0">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53FC0">
        <w:rPr>
          <w:rFonts w:ascii="Cambria Math" w:hAnsi="Cambria Math" w:cs="Cambria Math"/>
          <w:i w:val="0"/>
          <w:iCs w:val="0"/>
        </w:rPr>
        <w:t>𝑑</w:t>
      </w:r>
      <w:r w:rsidRPr="00C53FC0">
        <w:rPr>
          <w:i w:val="0"/>
          <w:iCs w:val="0"/>
        </w:rPr>
        <w:t xml:space="preserve">. Because the incident wave produces a consistent phase progression across the array, the two subarrays observe signals that differ by a fixed phase rotation related to the angle of arrival </w:t>
      </w:r>
      <w:r w:rsidRPr="00C53FC0">
        <w:rPr>
          <w:rFonts w:ascii="Cambria Math" w:hAnsi="Cambria Math" w:cs="Cambria Math"/>
          <w:i w:val="0"/>
          <w:iCs w:val="0"/>
        </w:rPr>
        <w:t>𝜃</w:t>
      </w:r>
      <w:r w:rsidRPr="00C53FC0">
        <w:rPr>
          <w:i w:val="0"/>
          <w:iCs w:val="0"/>
        </w:rPr>
        <w:t>. ESPRIT leverages rotational invariance within the signal subspace to directly compute the direction of arrival without requiring a spectral search.</w:t>
      </w:r>
      <w:r w:rsidR="00A9640C" w:rsidRPr="00C53FC0">
        <w:rPr>
          <w:i w:val="0"/>
          <w:iCs w:val="0"/>
        </w:rPr>
        <w:t xml:space="preserve"> </w:t>
      </w:r>
    </w:p>
    <w:p w14:paraId="5ACBC789" w14:textId="77777777" w:rsidR="00D95A10" w:rsidRPr="00C53FC0" w:rsidRDefault="00D95A10" w:rsidP="00D95A10">
      <w:pPr>
        <w:rPr>
          <w:sz w:val="8"/>
          <w:szCs w:val="8"/>
        </w:rPr>
      </w:pPr>
    </w:p>
    <w:p w14:paraId="45D2170B" w14:textId="77777777" w:rsidR="00AB6F4E" w:rsidRPr="00C53FC0" w:rsidRDefault="00480761" w:rsidP="00AB6F4E">
      <w:pPr>
        <w:keepNext/>
      </w:pPr>
      <w:r w:rsidRPr="00C53FC0">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4"/>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4BE40EAC" w:rsidR="00480761" w:rsidRPr="00C53FC0" w:rsidRDefault="00AB6F4E" w:rsidP="00AB6F4E">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3</w:t>
      </w:r>
      <w:r w:rsidRPr="00C53FC0">
        <w:rPr>
          <w:i w:val="0"/>
          <w:iCs w:val="0"/>
          <w:sz w:val="14"/>
          <w:szCs w:val="14"/>
        </w:rPr>
        <w:fldChar w:fldCharType="end"/>
      </w:r>
      <w:r w:rsidRPr="00C53FC0">
        <w:rPr>
          <w:i w:val="0"/>
          <w:iCs w:val="0"/>
          <w:sz w:val="14"/>
          <w:szCs w:val="14"/>
        </w:rPr>
        <w:t>. ESPRIT DoA Model with Source impinging on ULA</w:t>
      </w:r>
    </w:p>
    <w:p w14:paraId="776604E5" w14:textId="3029E357" w:rsidR="0070015B" w:rsidRPr="00C53FC0" w:rsidRDefault="000855EF" w:rsidP="0016591B">
      <w:pPr>
        <w:pStyle w:val="Heading3"/>
        <w:numPr>
          <w:ilvl w:val="0"/>
          <w:numId w:val="0"/>
        </w:numPr>
        <w:ind w:firstLine="13.50pt"/>
        <w:rPr>
          <w:i w:val="0"/>
          <w:iCs w:val="0"/>
        </w:rPr>
      </w:pPr>
      <w:r w:rsidRPr="00C53FC0">
        <w:rPr>
          <w:i w:val="0"/>
          <w:iCs w:val="0"/>
        </w:rPr>
        <w:lastRenderedPageBreak/>
        <w:t>To exploit this array subspace s</w:t>
      </w:r>
      <w:r w:rsidR="00152357" w:rsidRPr="00C53FC0">
        <w:rPr>
          <w:i w:val="0"/>
          <w:iCs w:val="0"/>
        </w:rPr>
        <w:t>ymmetery</w:t>
      </w:r>
      <w:r w:rsidRPr="00C53FC0">
        <w:rPr>
          <w:i w:val="0"/>
          <w:iCs w:val="0"/>
        </w:rPr>
        <w:t>, the signal subspace obtained from the covariance matrix</w:t>
      </w:r>
      <w:r w:rsidR="00152357" w:rsidRPr="00C53FC0">
        <w:rPr>
          <w:i w:val="0"/>
          <w:iCs w:val="0"/>
        </w:rPr>
        <w:t xml:space="preserve"> </w:t>
      </w:r>
      <m:oMath>
        <m:sSub>
          <m:sSubPr>
            <m:ctrlPr>
              <w:rPr>
                <w:rFonts w:ascii="Latin Modern Math" w:hAnsi="Latin Modern Math"/>
                <w:i w:val="0"/>
                <w:iCs w:val="0"/>
              </w:rPr>
            </m:ctrlPr>
          </m:sSubPr>
          <m:e>
            <m:r>
              <m:rPr>
                <m:sty m:val="p"/>
              </m:rPr>
              <w:rPr>
                <w:rFonts w:ascii="Latin Modern Math" w:hAnsi="Latin Modern Math"/>
              </w:rPr>
              <m:t>E</m:t>
            </m:r>
          </m:e>
          <m:sub>
            <m:r>
              <m:rPr>
                <m:sty m:val="p"/>
              </m:rPr>
              <w:rPr>
                <w:rFonts w:ascii="Latin Modern Math" w:hAnsi="Latin Modern Math"/>
              </w:rPr>
              <m:t>s</m:t>
            </m:r>
          </m:sub>
        </m:sSub>
      </m:oMath>
      <w:r w:rsidR="00152357" w:rsidRPr="00C53FC0">
        <w:rPr>
          <w:i w:val="0"/>
          <w:iCs w:val="0"/>
        </w:rPr>
        <w:t xml:space="preserve"> </w:t>
      </w:r>
      <w:r w:rsidRPr="00C53FC0">
        <w:rPr>
          <w:i w:val="0"/>
          <w:iCs w:val="0"/>
        </w:rPr>
        <w:t>is multipled by the corresponding shifted arrays, creat</w:t>
      </w:r>
      <w:r w:rsidR="00152357" w:rsidRPr="00C53FC0">
        <w:rPr>
          <w:i w:val="0"/>
          <w:iCs w:val="0"/>
        </w:rPr>
        <w:t>ing</w:t>
      </w:r>
      <w:r w:rsidRPr="00C53FC0">
        <w:rPr>
          <w:i w:val="0"/>
          <w:iCs w:val="0"/>
        </w:rPr>
        <w:t xml:space="preserve"> the subspaces of Sub-Array 1 &amp; 2, as seen in the equation below</w:t>
      </w:r>
      <w:r w:rsidR="00324E4D" w:rsidRPr="00C53FC0">
        <w:rPr>
          <w:i w:val="0"/>
          <w:iCs w:val="0"/>
        </w:rPr>
        <w:t xml:space="preserve">. the two subarrays share common elements and are separated by a known spacing </w:t>
      </w:r>
      <w:r w:rsidR="00324E4D" w:rsidRPr="00C53FC0">
        <w:rPr>
          <w:rFonts w:ascii="Cambria Math" w:hAnsi="Cambria Math" w:cs="Cambria Math"/>
          <w:i w:val="0"/>
          <w:iCs w:val="0"/>
        </w:rPr>
        <w:t>𝑑</w:t>
      </w:r>
      <w:r w:rsidR="00324E4D" w:rsidRPr="00C53FC0">
        <w:rPr>
          <w:i w:val="0"/>
          <w:iCs w:val="0"/>
        </w:rPr>
        <w:t>, the received signals in each subarray differ only by the phase shift induced by the incident plane wave.</w:t>
      </w:r>
      <w:r w:rsidR="000100B9" w:rsidRPr="00C53FC0">
        <w:rPr>
          <w:i w:val="0"/>
          <w:iCs w:val="0"/>
        </w:rPr>
        <w:t xml:space="preserve"> </w:t>
      </w:r>
      <w:r w:rsidR="00324E4D" w:rsidRPr="00C53FC0">
        <w:rPr>
          <w:i w:val="0"/>
          <w:iCs w:val="0"/>
        </w:rPr>
        <w:t>This relationship helps isolate the phase shift associated with the source DoA.</w:t>
      </w:r>
    </w:p>
    <w:p w14:paraId="0417B7BC" w14:textId="77777777" w:rsidR="005D193A" w:rsidRPr="00C53FC0" w:rsidRDefault="005D193A" w:rsidP="005D193A">
      <w:pPr>
        <w:rPr>
          <w:sz w:val="8"/>
          <w:szCs w:val="8"/>
        </w:rPr>
      </w:pPr>
    </w:p>
    <w:tbl>
      <w:tblPr>
        <w:tblStyle w:val="TableGrid"/>
        <w:tblW w:w="251.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1"/>
        <w:gridCol w:w="3913"/>
        <w:gridCol w:w="459"/>
      </w:tblGrid>
      <w:tr w:rsidR="005D193A" w:rsidRPr="00C53FC0" w14:paraId="1FCA1D98" w14:textId="77777777" w:rsidTr="005D193A">
        <w:trPr>
          <w:trHeight w:val="259"/>
        </w:trPr>
        <w:tc>
          <w:tcPr>
            <w:tcW w:w="32.55pt" w:type="dxa"/>
          </w:tcPr>
          <w:p w14:paraId="2E49B92A" w14:textId="77777777" w:rsidR="005D193A" w:rsidRPr="00C53FC0" w:rsidRDefault="005D193A" w:rsidP="00367EA7">
            <w:pPr>
              <w:jc w:val="both"/>
              <w:rPr>
                <w:noProof/>
              </w:rPr>
            </w:pPr>
          </w:p>
        </w:tc>
        <w:tc>
          <w:tcPr>
            <w:tcW w:w="195.65pt" w:type="dxa"/>
          </w:tcPr>
          <w:p w14:paraId="5D515CDE" w14:textId="4907C1D6" w:rsidR="005D193A" w:rsidRPr="00C53FC0" w:rsidRDefault="00000000" w:rsidP="005D193A">
            <w:pPr>
              <w:jc w:val="end"/>
              <w:rPr>
                <w:rFonts w:ascii="Latin Modern Math" w:hAnsi="Latin Modern Math"/>
                <w:iCs/>
                <w:sz w:val="16"/>
                <w:szCs w:val="16"/>
              </w:rPr>
            </w:pPr>
            <m:oMathPara>
              <m:oMathParaPr>
                <m:jc m:val="center"/>
              </m:oMathParaPr>
              <m:oMath>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1</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1</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2</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2</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oMath>
            </m:oMathPara>
          </w:p>
        </w:tc>
        <w:tc>
          <w:tcPr>
            <w:tcW w:w="22.95pt" w:type="dxa"/>
          </w:tcPr>
          <w:p w14:paraId="500D0D75" w14:textId="77777777" w:rsidR="005D193A" w:rsidRPr="00C53FC0" w:rsidRDefault="005D193A" w:rsidP="005D193A">
            <w:pPr>
              <w:spacing w:line="18pt" w:lineRule="auto"/>
              <w:jc w:val="both"/>
              <w:rPr>
                <w:noProof/>
                <w:sz w:val="16"/>
                <w:szCs w:val="16"/>
              </w:rPr>
            </w:pPr>
            <w:r w:rsidRPr="00C53FC0">
              <w:rPr>
                <w:noProof/>
                <w:sz w:val="16"/>
                <w:szCs w:val="16"/>
              </w:rPr>
              <w:t>(3)</w:t>
            </w:r>
          </w:p>
        </w:tc>
      </w:tr>
    </w:tbl>
    <w:p w14:paraId="4083575D" w14:textId="012703F9" w:rsidR="0070015B" w:rsidRPr="00C53FC0" w:rsidRDefault="00324E4D" w:rsidP="001E3C80">
      <w:pPr>
        <w:ind w:firstLine="13.50pt"/>
        <w:jc w:val="both"/>
        <w:rPr>
          <w:iCs/>
        </w:rPr>
      </w:pPr>
      <w:r w:rsidRPr="00C53FC0">
        <w:t xml:space="preserve">Due to this shift invariance property, the phase difference between the separated signal subspaces contains the term </w:t>
      </w:r>
      <w:r w:rsidRPr="00C53FC0">
        <w:rPr>
          <w:i/>
          <w:iCs/>
        </w:rPr>
        <w:t>kd</w:t>
      </w:r>
      <w:r w:rsidRPr="00C53FC0">
        <w:t>sin(</w:t>
      </w:r>
      <w:r w:rsidR="00A622CC" w:rsidRPr="00C53FC0">
        <w:t>θ</w:t>
      </w:r>
      <w:r w:rsidRPr="00C53FC0">
        <w:rPr>
          <w:iCs/>
        </w:rPr>
        <w:t xml:space="preserve">) where </w:t>
      </w:r>
      <w:r w:rsidRPr="00C53FC0">
        <w:rPr>
          <w:i/>
        </w:rPr>
        <w:t>k</w:t>
      </w:r>
      <w:r w:rsidRPr="00C53FC0">
        <w:rPr>
          <w:iCs/>
        </w:rPr>
        <w:t xml:space="preserve"> is the wave number. The eigenvalue associated with the subspace</w:t>
      </w:r>
      <w:r w:rsidR="00D90F96" w:rsidRPr="00C53FC0">
        <w:rPr>
          <w:iCs/>
        </w:rPr>
        <w:t xml:space="preserve"> maintains the phase shift information, so the DoA estimation can be extracted from the eigenvalues using </w:t>
      </w:r>
      <w:r w:rsidR="0016591B" w:rsidRPr="00C53FC0">
        <w:rPr>
          <w:iCs/>
        </w:rPr>
        <w:t xml:space="preserve">Eq. 4 </w:t>
      </w:r>
      <w:r w:rsidR="00D90F96" w:rsidRPr="00C53FC0">
        <w:rPr>
          <w:iCs/>
        </w:rPr>
        <w:t>below:</w:t>
      </w:r>
    </w:p>
    <w:p w14:paraId="759C36DD" w14:textId="77777777" w:rsidR="007244E6" w:rsidRPr="00C53FC0" w:rsidRDefault="007244E6" w:rsidP="005D193A">
      <w:pPr>
        <w:jc w:val="both"/>
        <w:rPr>
          <w:iCs/>
          <w:sz w:val="8"/>
          <w:szCs w:val="8"/>
        </w:rPr>
      </w:pPr>
    </w:p>
    <w:tbl>
      <w:tblPr>
        <w:tblStyle w:val="TableGrid"/>
        <w:tblW w:w="252.5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4"/>
        <w:gridCol w:w="3935"/>
        <w:gridCol w:w="461"/>
      </w:tblGrid>
      <w:tr w:rsidR="007244E6" w:rsidRPr="00C53FC0" w14:paraId="51DE4289" w14:textId="77777777" w:rsidTr="007244E6">
        <w:trPr>
          <w:trHeight w:val="427"/>
        </w:trPr>
        <w:tc>
          <w:tcPr>
            <w:tcW w:w="32.70pt" w:type="dxa"/>
          </w:tcPr>
          <w:p w14:paraId="56B330C8" w14:textId="77777777" w:rsidR="007244E6" w:rsidRPr="00C53FC0" w:rsidRDefault="007244E6" w:rsidP="00367EA7">
            <w:pPr>
              <w:jc w:val="both"/>
              <w:rPr>
                <w:noProof/>
              </w:rPr>
            </w:pPr>
          </w:p>
        </w:tc>
        <w:tc>
          <w:tcPr>
            <w:tcW w:w="196.75pt" w:type="dxa"/>
          </w:tcPr>
          <w:p w14:paraId="33634951" w14:textId="10A45483" w:rsidR="007244E6" w:rsidRPr="00C53FC0" w:rsidRDefault="00000000" w:rsidP="00367EA7">
            <w:pPr>
              <w:jc w:val="end"/>
              <w:rPr>
                <w:rFonts w:ascii="Latin Modern Math" w:hAnsi="Latin Modern Math"/>
                <w:iCs/>
                <w:sz w:val="16"/>
                <w:szCs w:val="16"/>
              </w:rPr>
            </w:pPr>
            <m:oMathPara>
              <m:oMath>
                <m:acc>
                  <m:accPr>
                    <m:ctrlPr>
                      <w:rPr>
                        <w:rFonts w:ascii="Latin Modern Math" w:hAnsi="Latin Modern Math"/>
                        <w:iCs/>
                        <w:sz w:val="16"/>
                        <w:szCs w:val="16"/>
                      </w:rPr>
                    </m:ctrlPr>
                  </m:accPr>
                  <m:e>
                    <m:r>
                      <m:rPr>
                        <m:sty m:val="p"/>
                      </m:rPr>
                      <w:rPr>
                        <w:rFonts w:ascii="Latin Modern Math" w:hAnsi="Latin Modern Math" w:cs="Cambria Math"/>
                      </w:rPr>
                      <m:t>θ</m:t>
                    </m:r>
                  </m:e>
                </m:acc>
                <m:r>
                  <m:rPr>
                    <m:sty m:val="p"/>
                  </m:rPr>
                  <w:rPr>
                    <w:rFonts w:ascii="Latin Modern Math" w:hAnsi="Latin Modern Math"/>
                    <w:sz w:val="16"/>
                    <w:szCs w:val="16"/>
                  </w:rPr>
                  <m:t xml:space="preserve">= </m:t>
                </m:r>
                <m:sSup>
                  <m:sSupPr>
                    <m:ctrlPr>
                      <w:rPr>
                        <w:rFonts w:ascii="Latin Modern Math" w:hAnsi="Latin Modern Math"/>
                        <w:iCs/>
                        <w:sz w:val="16"/>
                        <w:szCs w:val="16"/>
                      </w:rPr>
                    </m:ctrlPr>
                  </m:sSupPr>
                  <m:e>
                    <m:r>
                      <m:rPr>
                        <m:sty m:val="p"/>
                      </m:rPr>
                      <w:rPr>
                        <w:rFonts w:ascii="Latin Modern Math" w:hAnsi="Latin Modern Math"/>
                        <w:sz w:val="16"/>
                        <w:szCs w:val="16"/>
                      </w:rPr>
                      <m:t>sin</m:t>
                    </m:r>
                  </m:e>
                  <m:sup>
                    <m:r>
                      <m:rPr>
                        <m:sty m:val="p"/>
                      </m:rPr>
                      <w:rPr>
                        <w:rFonts w:ascii="Latin Modern Math" w:hAnsi="Latin Modern Math"/>
                        <w:sz w:val="16"/>
                        <w:szCs w:val="16"/>
                      </w:rPr>
                      <m:t>-1</m:t>
                    </m:r>
                  </m:sup>
                </m:sSup>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∆λ</m:t>
                    </m:r>
                  </m:num>
                  <m:den>
                    <m:r>
                      <m:rPr>
                        <m:sty m:val="p"/>
                      </m:rPr>
                      <w:rPr>
                        <w:rFonts w:ascii="Latin Modern Math" w:hAnsi="Latin Modern Math"/>
                        <w:sz w:val="16"/>
                        <w:szCs w:val="16"/>
                      </w:rPr>
                      <m:t>kd</m:t>
                    </m:r>
                  </m:den>
                </m:f>
                <m:r>
                  <m:rPr>
                    <m:sty m:val="p"/>
                  </m:rPr>
                  <w:rPr>
                    <w:rFonts w:ascii="Latin Modern Math" w:hAnsi="Latin Modern Math"/>
                    <w:sz w:val="16"/>
                    <w:szCs w:val="16"/>
                  </w:rPr>
                  <m:t>)</m:t>
                </m:r>
              </m:oMath>
            </m:oMathPara>
          </w:p>
        </w:tc>
        <w:tc>
          <w:tcPr>
            <w:tcW w:w="23.05pt" w:type="dxa"/>
          </w:tcPr>
          <w:p w14:paraId="0300680B" w14:textId="77777777" w:rsidR="007244E6" w:rsidRPr="00C53FC0" w:rsidRDefault="007244E6" w:rsidP="00367EA7">
            <w:pPr>
              <w:rPr>
                <w:noProof/>
                <w:sz w:val="10"/>
                <w:szCs w:val="10"/>
              </w:rPr>
            </w:pPr>
          </w:p>
          <w:p w14:paraId="41A429A4" w14:textId="09B0A562" w:rsidR="007244E6" w:rsidRPr="00C53FC0" w:rsidRDefault="007244E6" w:rsidP="00367EA7">
            <w:pPr>
              <w:spacing w:line="18pt" w:lineRule="auto"/>
              <w:rPr>
                <w:noProof/>
                <w:sz w:val="16"/>
                <w:szCs w:val="16"/>
              </w:rPr>
            </w:pPr>
            <w:r w:rsidRPr="00C53FC0">
              <w:rPr>
                <w:noProof/>
                <w:sz w:val="16"/>
                <w:szCs w:val="16"/>
              </w:rPr>
              <w:t>(</w:t>
            </w:r>
            <w:r w:rsidR="0016591B" w:rsidRPr="00C53FC0">
              <w:rPr>
                <w:noProof/>
                <w:sz w:val="16"/>
                <w:szCs w:val="16"/>
              </w:rPr>
              <w:t>4</w:t>
            </w:r>
            <w:r w:rsidRPr="00C53FC0">
              <w:rPr>
                <w:noProof/>
                <w:sz w:val="16"/>
                <w:szCs w:val="16"/>
              </w:rPr>
              <w:t>)</w:t>
            </w:r>
          </w:p>
        </w:tc>
      </w:tr>
    </w:tbl>
    <w:p w14:paraId="2F33E497" w14:textId="01E43381" w:rsidR="000100B9" w:rsidRPr="00C53FC0" w:rsidRDefault="000100B9" w:rsidP="007244E6">
      <w:pPr>
        <w:jc w:val="both"/>
        <w:rPr>
          <w:b/>
          <w:bCs/>
          <w:sz w:val="2"/>
          <w:szCs w:val="2"/>
        </w:rPr>
      </w:pPr>
    </w:p>
    <w:p w14:paraId="7581FF1A" w14:textId="5C6AA68D" w:rsidR="00F56F1B" w:rsidRPr="00C53FC0" w:rsidRDefault="00F70C50" w:rsidP="00F56F1B">
      <w:pPr>
        <w:pStyle w:val="Heading1"/>
      </w:pPr>
      <w:r w:rsidRPr="00C53FC0">
        <w:t>SIMULATIONS</w:t>
      </w:r>
    </w:p>
    <w:p w14:paraId="17248295" w14:textId="2CC4CD02" w:rsidR="00F56F1B" w:rsidRPr="00C53FC0" w:rsidRDefault="00B264C9" w:rsidP="005763A4">
      <w:pPr>
        <w:pStyle w:val="BodyText"/>
        <w:rPr>
          <w:spacing w:val="0"/>
          <w:lang w:val="en-US"/>
        </w:rPr>
      </w:pPr>
      <w:r w:rsidRPr="00C53FC0">
        <w:rPr>
          <w:spacing w:val="0"/>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C53FC0" w:rsidRDefault="004B368A" w:rsidP="00F56F1B">
      <w:pPr>
        <w:pStyle w:val="Heading2"/>
        <w:numPr>
          <w:ilvl w:val="1"/>
          <w:numId w:val="25"/>
        </w:numPr>
      </w:pPr>
      <w:r w:rsidRPr="00C53FC0">
        <w:t>SNR vs, DoA Accuracy Monte Carlo Trails</w:t>
      </w:r>
    </w:p>
    <w:p w14:paraId="7FDC987B" w14:textId="5B1E8659" w:rsidR="00403685" w:rsidRPr="00C53FC0" w:rsidRDefault="00403685" w:rsidP="00403685">
      <w:pPr>
        <w:pStyle w:val="Heading3"/>
        <w:numPr>
          <w:ilvl w:val="0"/>
          <w:numId w:val="0"/>
        </w:numPr>
        <w:ind w:firstLine="14.40pt"/>
        <w:rPr>
          <w:i w:val="0"/>
          <w:iCs w:val="0"/>
        </w:rPr>
      </w:pPr>
      <w:r w:rsidRPr="00C53FC0">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p>
    <w:p w14:paraId="65A1A3E3" w14:textId="77777777" w:rsidR="00403685" w:rsidRPr="00C53FC0" w:rsidRDefault="00403685" w:rsidP="00403685">
      <w:pPr>
        <w:rPr>
          <w:sz w:val="8"/>
          <w:szCs w:val="8"/>
        </w:rPr>
      </w:pPr>
    </w:p>
    <w:p w14:paraId="1EEB1CAF" w14:textId="77777777" w:rsidR="00764076" w:rsidRPr="00C53FC0" w:rsidRDefault="00A428E6" w:rsidP="00764076">
      <w:pPr>
        <w:keepNext/>
      </w:pPr>
      <w:r w:rsidRPr="00C53FC0">
        <w:rPr>
          <w:noProof/>
        </w:rPr>
        <w:drawing>
          <wp:inline distT="0" distB="0" distL="0" distR="0" wp14:anchorId="60F84563" wp14:editId="48BECE33">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4B9476B4" w:rsidR="004B368A" w:rsidRPr="00C53FC0" w:rsidRDefault="00764076" w:rsidP="00AD10FA">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4</w:t>
      </w:r>
      <w:r w:rsidRPr="00C53FC0">
        <w:rPr>
          <w:i w:val="0"/>
          <w:iCs w:val="0"/>
          <w:sz w:val="14"/>
          <w:szCs w:val="14"/>
        </w:rPr>
        <w:fldChar w:fldCharType="end"/>
      </w:r>
      <w:r w:rsidRPr="00C53FC0">
        <w:rPr>
          <w:i w:val="0"/>
          <w:iCs w:val="0"/>
          <w:sz w:val="14"/>
          <w:szCs w:val="14"/>
        </w:rPr>
        <w:t>. MUSIC ULA/UCA DoA SNR vs. Accuracy Simulation</w:t>
      </w:r>
    </w:p>
    <w:p w14:paraId="20AB4EB8" w14:textId="3A878ED7" w:rsidR="00C2206C" w:rsidRPr="00C53FC0" w:rsidRDefault="00C2206C" w:rsidP="00AD10FA">
      <w:pPr>
        <w:pStyle w:val="Heading3"/>
        <w:numPr>
          <w:ilvl w:val="0"/>
          <w:numId w:val="0"/>
        </w:numPr>
        <w:ind w:firstLine="14.40pt"/>
        <w:rPr>
          <w:i w:val="0"/>
          <w:iCs w:val="0"/>
        </w:rPr>
      </w:pPr>
      <w:r w:rsidRPr="00C53FC0">
        <w:rPr>
          <w:i w:val="0"/>
          <w:iCs w:val="0"/>
        </w:rPr>
        <w:t>Although ESPRIT was initially considered for both array configurations, it was not implemented for the ULA/UCA combination. The UCA does not inherently provide the required phase-shift invariance without additional transformations or virtual array mapping. Due to the limited number of elements and lack of directly paired phase-aligned subarrays for the configuration we have.</w:t>
      </w:r>
    </w:p>
    <w:p w14:paraId="28BC746C" w14:textId="1BF6CF5F" w:rsidR="0050550C" w:rsidRPr="00C53FC0" w:rsidRDefault="00F30DEA" w:rsidP="0050550C">
      <w:pPr>
        <w:pStyle w:val="Heading3"/>
        <w:numPr>
          <w:ilvl w:val="0"/>
          <w:numId w:val="0"/>
        </w:numPr>
        <w:ind w:firstLine="14.40pt"/>
        <w:rPr>
          <w:i w:val="0"/>
          <w:iCs w:val="0"/>
        </w:rPr>
      </w:pPr>
      <w:r w:rsidRPr="00C53FC0">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improved compared to the MUSIC simulations, meaning more reliable subspace separation and phase-shift extraction at moderate-to-high SNR values.</w:t>
      </w:r>
    </w:p>
    <w:p w14:paraId="60CB0B6E" w14:textId="77777777" w:rsidR="0050550C" w:rsidRPr="00C53FC0" w:rsidRDefault="0050550C" w:rsidP="0050550C">
      <w:pPr>
        <w:rPr>
          <w:sz w:val="8"/>
          <w:szCs w:val="8"/>
        </w:rPr>
      </w:pPr>
    </w:p>
    <w:p w14:paraId="69D53CB3" w14:textId="77777777" w:rsidR="008D5B36" w:rsidRPr="00C53FC0" w:rsidRDefault="00A428E6" w:rsidP="008D5B36">
      <w:pPr>
        <w:keepNext/>
      </w:pPr>
      <w:r w:rsidRPr="00C53FC0">
        <w:rPr>
          <w:noProof/>
        </w:rPr>
        <w:drawing>
          <wp:inline distT="0" distB="0" distL="0" distR="0" wp14:anchorId="26725E92" wp14:editId="660429A7">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7FAE0647" w14:textId="4B5544F6" w:rsidR="00F30DEA" w:rsidRPr="00C53FC0" w:rsidRDefault="008D5B36" w:rsidP="001137F5">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5</w:t>
      </w:r>
      <w:r w:rsidRPr="00C53FC0">
        <w:rPr>
          <w:i w:val="0"/>
          <w:iCs w:val="0"/>
          <w:sz w:val="14"/>
          <w:szCs w:val="14"/>
        </w:rPr>
        <w:fldChar w:fldCharType="end"/>
      </w:r>
      <w:r w:rsidRPr="00C53FC0">
        <w:rPr>
          <w:i w:val="0"/>
          <w:iCs w:val="0"/>
          <w:sz w:val="14"/>
          <w:szCs w:val="14"/>
        </w:rPr>
        <w:t>. ESPRIT ULA/ULA DoA SNR vs. Accuracy Simulatio</w:t>
      </w:r>
      <w:r w:rsidR="00032D91" w:rsidRPr="00C53FC0">
        <w:rPr>
          <w:i w:val="0"/>
          <w:iCs w:val="0"/>
          <w:sz w:val="14"/>
          <w:szCs w:val="14"/>
        </w:rPr>
        <w:t>n</w:t>
      </w:r>
    </w:p>
    <w:p w14:paraId="157E7261" w14:textId="77777777" w:rsidR="001137F5" w:rsidRPr="00C53FC0" w:rsidRDefault="001137F5" w:rsidP="001137F5">
      <w:pPr>
        <w:rPr>
          <w:sz w:val="8"/>
          <w:szCs w:val="8"/>
        </w:rPr>
      </w:pPr>
    </w:p>
    <w:p w14:paraId="09A48BEF" w14:textId="7A0CDC7D" w:rsidR="00F30DEA" w:rsidRPr="00C53FC0" w:rsidRDefault="0036654E" w:rsidP="00032D91">
      <w:pPr>
        <w:pStyle w:val="Heading3"/>
        <w:numPr>
          <w:ilvl w:val="0"/>
          <w:numId w:val="0"/>
        </w:numPr>
        <w:ind w:firstLine="13.50pt"/>
        <w:rPr>
          <w:i w:val="0"/>
          <w:iCs w:val="0"/>
        </w:rPr>
      </w:pPr>
      <w:r w:rsidRPr="00C53FC0">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C53FC0" w:rsidRDefault="00F30DEA" w:rsidP="00F30DEA">
      <w:pPr>
        <w:rPr>
          <w:sz w:val="8"/>
          <w:szCs w:val="8"/>
        </w:rPr>
      </w:pPr>
    </w:p>
    <w:p w14:paraId="0E520E15" w14:textId="77777777" w:rsidR="0027133B" w:rsidRPr="00C53FC0" w:rsidRDefault="00A428E6" w:rsidP="0027133B">
      <w:pPr>
        <w:keepNext/>
      </w:pPr>
      <w:r w:rsidRPr="00C53FC0">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29526C94" w14:textId="5EB329CA" w:rsidR="0027133B" w:rsidRPr="00C53FC0" w:rsidRDefault="0027133B" w:rsidP="0027133B">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6</w:t>
      </w:r>
      <w:r w:rsidRPr="00C53FC0">
        <w:rPr>
          <w:i w:val="0"/>
          <w:iCs w:val="0"/>
          <w:sz w:val="14"/>
          <w:szCs w:val="14"/>
        </w:rPr>
        <w:fldChar w:fldCharType="end"/>
      </w:r>
      <w:r w:rsidRPr="00C53FC0">
        <w:rPr>
          <w:i w:val="0"/>
          <w:iCs w:val="0"/>
          <w:sz w:val="14"/>
          <w:szCs w:val="14"/>
        </w:rPr>
        <w:t>. MUSIC ULA/ULA DoA SNR vs. Accuracy Simulation</w:t>
      </w:r>
    </w:p>
    <w:p w14:paraId="149D9E7A" w14:textId="2B1E158A" w:rsidR="003C4196" w:rsidRPr="00C53FC0" w:rsidRDefault="0036654E" w:rsidP="003C4196">
      <w:pPr>
        <w:pStyle w:val="Heading2"/>
        <w:numPr>
          <w:ilvl w:val="1"/>
          <w:numId w:val="25"/>
        </w:numPr>
      </w:pPr>
      <w:r w:rsidRPr="00C53FC0">
        <w:lastRenderedPageBreak/>
        <w:t>Number of Snapshots vs. Accuracy</w:t>
      </w:r>
    </w:p>
    <w:p w14:paraId="3E2C8802" w14:textId="4C2F22F4" w:rsidR="00CD5055" w:rsidRPr="00C53FC0" w:rsidRDefault="00920A41" w:rsidP="00CD5055">
      <w:pPr>
        <w:pStyle w:val="Heading3"/>
        <w:numPr>
          <w:ilvl w:val="0"/>
          <w:numId w:val="0"/>
        </w:numPr>
        <w:ind w:firstLine="14.40pt"/>
        <w:rPr>
          <w:i w:val="0"/>
          <w:iCs w:val="0"/>
        </w:rPr>
      </w:pPr>
      <w:r w:rsidRPr="00C53FC0">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sidRPr="00C53FC0">
        <w:rPr>
          <w:i w:val="0"/>
          <w:iCs w:val="0"/>
        </w:rPr>
        <w:t xml:space="preserve"> This configuration stabilizes at around </w:t>
      </w:r>
      <w:r w:rsidR="00497E19" w:rsidRPr="00C53FC0">
        <w:rPr>
          <w:i w:val="0"/>
          <w:iCs w:val="0"/>
        </w:rPr>
        <w:t>2</w:t>
      </w:r>
      <w:r w:rsidR="00497E19" w:rsidRPr="00C53FC0">
        <w:rPr>
          <w:i w:val="0"/>
          <w:iCs w:val="0"/>
          <w:vertAlign w:val="superscript"/>
        </w:rPr>
        <w:t>11</w:t>
      </w:r>
      <w:r w:rsidR="00CD5055" w:rsidRPr="00C53FC0">
        <w:rPr>
          <w:i w:val="0"/>
          <w:iCs w:val="0"/>
        </w:rPr>
        <w:t xml:space="preserve"> </w:t>
      </w:r>
      <w:r w:rsidR="00B71A62" w:rsidRPr="00C53FC0">
        <w:rPr>
          <w:i w:val="0"/>
          <w:iCs w:val="0"/>
        </w:rPr>
        <w:t>(</w:t>
      </w:r>
      <w:r w:rsidR="00CD5055" w:rsidRPr="00C53FC0">
        <w:rPr>
          <w:i w:val="0"/>
          <w:iCs w:val="0"/>
        </w:rPr>
        <w:t>2048</w:t>
      </w:r>
      <w:r w:rsidR="00B71A62" w:rsidRPr="00C53FC0">
        <w:rPr>
          <w:i w:val="0"/>
          <w:iCs w:val="0"/>
        </w:rPr>
        <w:t xml:space="preserve">) </w:t>
      </w:r>
      <w:r w:rsidR="00CD5055" w:rsidRPr="00C53FC0">
        <w:rPr>
          <w:i w:val="0"/>
          <w:iCs w:val="0"/>
        </w:rPr>
        <w:t>snapshots, so anything above that threshold should provide strong results.</w:t>
      </w:r>
    </w:p>
    <w:p w14:paraId="5C18D06A" w14:textId="77777777" w:rsidR="001537E3" w:rsidRPr="00C53FC0" w:rsidRDefault="001537E3" w:rsidP="001537E3">
      <w:pPr>
        <w:rPr>
          <w:sz w:val="8"/>
          <w:szCs w:val="8"/>
        </w:rPr>
      </w:pPr>
    </w:p>
    <w:p w14:paraId="3F005D6E" w14:textId="270EC6B6" w:rsidR="001537E3" w:rsidRPr="00C53FC0" w:rsidRDefault="001537E3" w:rsidP="001537E3">
      <w:r w:rsidRPr="00C53FC0">
        <w:rPr>
          <w:noProof/>
        </w:rPr>
        <w:drawing>
          <wp:inline distT="0" distB="0" distL="0" distR="0" wp14:anchorId="7CE9EEDC" wp14:editId="75EED23B">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6F8B82D2" w14:textId="6077634C" w:rsidR="001537E3" w:rsidRPr="00C53FC0" w:rsidRDefault="0027133B" w:rsidP="00EE779F">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7</w:t>
      </w:r>
      <w:r w:rsidRPr="00C53FC0">
        <w:rPr>
          <w:i w:val="0"/>
          <w:iCs w:val="0"/>
          <w:sz w:val="14"/>
          <w:szCs w:val="14"/>
        </w:rPr>
        <w:fldChar w:fldCharType="end"/>
      </w:r>
      <w:r w:rsidRPr="00C53FC0">
        <w:rPr>
          <w:i w:val="0"/>
          <w:iCs w:val="0"/>
          <w:sz w:val="14"/>
          <w:szCs w:val="14"/>
        </w:rPr>
        <w:t>. MUSIC ULA/UCA DoA Number of Snapshots vs. Accuracy Simulation</w:t>
      </w:r>
    </w:p>
    <w:p w14:paraId="2544A3C9" w14:textId="77777777" w:rsidR="00EE779F" w:rsidRPr="00C53FC0" w:rsidRDefault="00EE779F" w:rsidP="00EE779F">
      <w:pPr>
        <w:rPr>
          <w:sz w:val="8"/>
          <w:szCs w:val="8"/>
        </w:rPr>
      </w:pPr>
    </w:p>
    <w:p w14:paraId="252A427E" w14:textId="753A7485" w:rsidR="001537E3" w:rsidRPr="00C53FC0" w:rsidRDefault="00DF7DA1" w:rsidP="001537E3">
      <w:pPr>
        <w:pStyle w:val="Heading3"/>
        <w:numPr>
          <w:ilvl w:val="0"/>
          <w:numId w:val="0"/>
        </w:numPr>
        <w:ind w:firstLine="14.40pt"/>
        <w:rPr>
          <w:i w:val="0"/>
          <w:iCs w:val="0"/>
        </w:rPr>
      </w:pPr>
      <w:r w:rsidRPr="00C53FC0">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 These results suggest that ESPRIT offers strong real-time efficiency in the dual-ULA configuration without requiring a large snapshot buffer to preserve estimation accuracy.</w:t>
      </w:r>
    </w:p>
    <w:p w14:paraId="61459611" w14:textId="77777777" w:rsidR="001537E3" w:rsidRPr="00C53FC0" w:rsidRDefault="001537E3" w:rsidP="001537E3">
      <w:pPr>
        <w:rPr>
          <w:sz w:val="8"/>
          <w:szCs w:val="8"/>
        </w:rPr>
      </w:pPr>
    </w:p>
    <w:p w14:paraId="62A6B2CC" w14:textId="77777777" w:rsidR="0027133B" w:rsidRPr="00C53FC0" w:rsidRDefault="001537E3" w:rsidP="0027133B">
      <w:pPr>
        <w:keepNext/>
      </w:pPr>
      <w:r w:rsidRPr="00C53FC0">
        <w:rPr>
          <w:noProof/>
        </w:rPr>
        <w:drawing>
          <wp:inline distT="0" distB="0" distL="0" distR="0" wp14:anchorId="2FC9A44D" wp14:editId="24F7E756">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52538A4D" w14:textId="552AFD2A" w:rsidR="001537E3" w:rsidRPr="00C53FC0" w:rsidRDefault="0027133B" w:rsidP="00DD39D6">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8</w:t>
      </w:r>
      <w:r w:rsidRPr="00C53FC0">
        <w:rPr>
          <w:i w:val="0"/>
          <w:iCs w:val="0"/>
          <w:sz w:val="14"/>
          <w:szCs w:val="14"/>
        </w:rPr>
        <w:fldChar w:fldCharType="end"/>
      </w:r>
      <w:r w:rsidRPr="00C53FC0">
        <w:rPr>
          <w:i w:val="0"/>
          <w:iCs w:val="0"/>
          <w:sz w:val="14"/>
          <w:szCs w:val="14"/>
        </w:rPr>
        <w:t>. ESPRIT ULA/ULA DoA Number of Snapshots vs. Accuracy Simulation</w:t>
      </w:r>
    </w:p>
    <w:p w14:paraId="45770BBC" w14:textId="77777777" w:rsidR="00DD39D6" w:rsidRPr="00C53FC0" w:rsidRDefault="00DD39D6" w:rsidP="00DD39D6">
      <w:pPr>
        <w:rPr>
          <w:sz w:val="8"/>
          <w:szCs w:val="8"/>
        </w:rPr>
      </w:pPr>
    </w:p>
    <w:p w14:paraId="5CA2538D" w14:textId="5D1E518C" w:rsidR="001537E3" w:rsidRPr="00C53FC0" w:rsidRDefault="00DF7DA1" w:rsidP="001537E3">
      <w:pPr>
        <w:pStyle w:val="Heading3"/>
        <w:numPr>
          <w:ilvl w:val="0"/>
          <w:numId w:val="0"/>
        </w:numPr>
        <w:ind w:firstLine="14.40pt"/>
        <w:rPr>
          <w:i w:val="0"/>
          <w:iCs w:val="0"/>
        </w:rPr>
      </w:pPr>
      <w:r w:rsidRPr="00C53FC0">
        <w:rPr>
          <w:i w:val="0"/>
          <w:iCs w:val="0"/>
        </w:rPr>
        <w:t xml:space="preserve">The final set of results evaluates the MUSIC algorithm under the ULA/ULA configuration as the number of snapshots is varied. In this case, both azimuth and elevation estimation remain highly stable across the tested snapshot </w:t>
      </w:r>
      <w:r w:rsidRPr="00C53FC0">
        <w:rPr>
          <w:i w:val="0"/>
          <w:iCs w:val="0"/>
        </w:rPr>
        <w:t>range, with RMSE values remaining near zero even at lower snapshot counts. Compared to the earlier ULA/UCA results, the dual-ULA geometry provides improved subspace consistency, resulting in stronger signal and noise space separation. 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C53FC0" w:rsidRDefault="00DF7DA1" w:rsidP="00DF7DA1">
      <w:pPr>
        <w:rPr>
          <w:sz w:val="8"/>
          <w:szCs w:val="8"/>
        </w:rPr>
      </w:pPr>
    </w:p>
    <w:p w14:paraId="31457218" w14:textId="77777777" w:rsidR="00D11B3D" w:rsidRPr="00C53FC0" w:rsidRDefault="001537E3" w:rsidP="00D11B3D">
      <w:pPr>
        <w:keepNext/>
      </w:pPr>
      <w:r w:rsidRPr="00C53FC0">
        <w:rPr>
          <w:noProof/>
        </w:rPr>
        <w:drawing>
          <wp:inline distT="0" distB="0" distL="0" distR="0" wp14:anchorId="33FE1806" wp14:editId="7831AE48">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0A6B7151" w:rsidR="001537E3" w:rsidRPr="00C53FC0" w:rsidRDefault="00D11B3D" w:rsidP="00D11B3D">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9</w:t>
      </w:r>
      <w:r w:rsidRPr="00C53FC0">
        <w:rPr>
          <w:i w:val="0"/>
          <w:iCs w:val="0"/>
          <w:sz w:val="14"/>
          <w:szCs w:val="14"/>
        </w:rPr>
        <w:fldChar w:fldCharType="end"/>
      </w:r>
      <w:r w:rsidRPr="00C53FC0">
        <w:rPr>
          <w:i w:val="0"/>
          <w:iCs w:val="0"/>
          <w:sz w:val="14"/>
          <w:szCs w:val="14"/>
        </w:rPr>
        <w:t>. MUSIC ULA/ULA DoA Number of Snapshots vs. Accuracy Simulation</w:t>
      </w:r>
    </w:p>
    <w:p w14:paraId="1386B345" w14:textId="7A654425" w:rsidR="00861D8B" w:rsidRPr="00C53FC0" w:rsidRDefault="00F31853" w:rsidP="00861D8B">
      <w:pPr>
        <w:pStyle w:val="Heading1"/>
      </w:pPr>
      <w:r w:rsidRPr="00C53FC0">
        <w:t>ANTENNA RADIATION PATTERN</w:t>
      </w:r>
    </w:p>
    <w:p w14:paraId="45157400" w14:textId="795D3696" w:rsidR="00F31853" w:rsidRPr="00C53FC0" w:rsidRDefault="00D11B3D" w:rsidP="00711A2C">
      <w:pPr>
        <w:ind w:firstLine="14.40pt"/>
        <w:jc w:val="both"/>
      </w:pPr>
      <w:r w:rsidRPr="00C53FC0">
        <w:t>An i</w:t>
      </w:r>
      <w:r w:rsidR="00711A2C" w:rsidRPr="00C53FC0">
        <w:t>mportant aspect of evaluating the performance of the antenna array configurations is</w:t>
      </w:r>
      <w:del w:id="3" w:author="Logan Boxdorfer" w:date="2026-03-07T12:27:00Z" w16du:dateUtc="2026-03-07T18:27:00Z">
        <w:r w:rsidR="00711A2C" w:rsidRPr="00C53FC0" w:rsidDel="00B16DEC">
          <w:delText xml:space="preserve"> </w:delText>
        </w:r>
      </w:del>
      <w:r w:rsidR="00711A2C" w:rsidRPr="00C53FC0">
        <w:t>their radiation patterns</w:t>
      </w:r>
      <w:r w:rsidR="00B16DEC" w:rsidRPr="00C53FC0">
        <w:t xml:space="preserve"> and how it affects the estimations</w:t>
      </w:r>
      <w:r w:rsidR="00711A2C" w:rsidRPr="00C53FC0">
        <w:t>. The radiation pattern describes the</w:t>
      </w:r>
      <w:r w:rsidRPr="00C53FC0">
        <w:t xml:space="preserve"> </w:t>
      </w:r>
      <w:r w:rsidR="00711A2C" w:rsidRPr="00C53FC0">
        <w:t>sensitivity of the array</w:t>
      </w:r>
      <w:r w:rsidR="00B16DEC" w:rsidRPr="00C53FC0">
        <w:t xml:space="preserve"> from every possible signal source direction</w:t>
      </w:r>
      <w:r w:rsidR="00711A2C" w:rsidRPr="00C53FC0">
        <w:t>. In this</w:t>
      </w:r>
      <w:r w:rsidR="00301A59" w:rsidRPr="00C53FC0">
        <w:t xml:space="preserve"> study</w:t>
      </w:r>
      <w:r w:rsidR="00711A2C" w:rsidRPr="00C53FC0">
        <w:t>, the MATLAB Antenna Toolbox is used to simulate and visualize the radiation characteristics of the array configurations.</w:t>
      </w:r>
    </w:p>
    <w:p w14:paraId="77677453" w14:textId="4DD1C71C" w:rsidR="00F31853" w:rsidRPr="00C53FC0" w:rsidRDefault="007A5B47" w:rsidP="00F31853">
      <w:pPr>
        <w:pStyle w:val="Heading2"/>
      </w:pPr>
      <w:r w:rsidRPr="00C53FC0">
        <w:t>UCA</w:t>
      </w:r>
    </w:p>
    <w:p w14:paraId="44A22BFC" w14:textId="22F9F6E5" w:rsidR="006C77E4" w:rsidRPr="00C53FC0" w:rsidRDefault="00340075" w:rsidP="00340075">
      <w:pPr>
        <w:ind w:firstLine="14.40pt"/>
        <w:jc w:val="both"/>
        <w:rPr>
          <w:noProof/>
        </w:rPr>
      </w:pPr>
      <w:r w:rsidRPr="00C53FC0">
        <w:rPr>
          <w:noProof/>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The dimensions of the UCA included in this project is one with a radius of 0.5λ (62.5mm) and a chord spacing of 0.707λ (88.4mm). These dimensions were chosen to avoid grating lobes, and to mitigate mutual coupling between elements.</w:t>
      </w:r>
      <w:r w:rsidR="0008049B" w:rsidRPr="00C53FC0">
        <w:rPr>
          <w:noProof/>
        </w:rPr>
        <w:t xml:space="preserve"> </w:t>
      </w:r>
      <w:r w:rsidR="0008049B" w:rsidRPr="00C53FC0">
        <w:rPr>
          <w:noProof/>
        </w:rPr>
        <w:fldChar w:fldCharType="begin"/>
      </w:r>
      <w:r w:rsidR="0008049B" w:rsidRPr="00C53FC0">
        <w:rPr>
          <w:noProof/>
        </w:rPr>
        <w:instrText xml:space="preserve"> REF _Ref223855399 \h </w:instrText>
      </w:r>
      <w:r w:rsidR="0008049B" w:rsidRPr="00C53FC0">
        <w:rPr>
          <w:noProof/>
        </w:rPr>
      </w:r>
      <w:r w:rsidR="0008049B" w:rsidRPr="00C53FC0">
        <w:rPr>
          <w:noProof/>
        </w:rPr>
        <w:instrText xml:space="preserve"> \* MERGEFORMAT </w:instrText>
      </w:r>
      <w:r w:rsidR="0008049B" w:rsidRPr="00C53FC0">
        <w:rPr>
          <w:noProof/>
        </w:rPr>
        <w:fldChar w:fldCharType="separate"/>
      </w:r>
      <w:r w:rsidR="0008049B" w:rsidRPr="00C53FC0">
        <w:t xml:space="preserve">Fig </w:t>
      </w:r>
      <w:r w:rsidR="0008049B" w:rsidRPr="00C53FC0">
        <w:rPr>
          <w:noProof/>
        </w:rPr>
        <w:t>10</w:t>
      </w:r>
      <w:r w:rsidR="0008049B" w:rsidRPr="00C53FC0">
        <w:rPr>
          <w:noProof/>
        </w:rPr>
        <w:fldChar w:fldCharType="end"/>
      </w:r>
      <w:r w:rsidR="00007B66" w:rsidRPr="00C53FC0">
        <w:rPr>
          <w:noProof/>
        </w:rPr>
        <w:t>.</w:t>
      </w:r>
      <w:r w:rsidR="0008049B" w:rsidRPr="00C53FC0">
        <w:rPr>
          <w:noProof/>
        </w:rPr>
        <w:t xml:space="preserve"> </w:t>
      </w:r>
      <w:r w:rsidR="00E65795" w:rsidRPr="00C53FC0">
        <w:rPr>
          <w:noProof/>
        </w:rPr>
        <w:t xml:space="preserve">presents </w:t>
      </w:r>
      <w:r w:rsidRPr="00C53FC0">
        <w:rPr>
          <w:noProof/>
        </w:rPr>
        <w:t>the geometry of the UCA within MATLAB Antenna Array Designer.</w:t>
      </w:r>
    </w:p>
    <w:p w14:paraId="31E0D237" w14:textId="77777777" w:rsidR="00B7240D" w:rsidRPr="00C53FC0" w:rsidRDefault="00B7240D" w:rsidP="00340075">
      <w:pPr>
        <w:ind w:firstLine="14.40pt"/>
        <w:jc w:val="both"/>
        <w:rPr>
          <w:sz w:val="8"/>
          <w:szCs w:val="8"/>
        </w:rPr>
      </w:pPr>
    </w:p>
    <w:p w14:paraId="3383772D" w14:textId="77777777" w:rsidR="006C77E4" w:rsidRPr="00C53FC0" w:rsidRDefault="007169E9" w:rsidP="006C77E4">
      <w:pPr>
        <w:keepNext/>
      </w:pPr>
      <w:r w:rsidRPr="00C53FC0">
        <w:rPr>
          <w:noProof/>
        </w:rPr>
        <w:drawing>
          <wp:inline distT="0" distB="0" distL="0" distR="0" wp14:anchorId="631F5671" wp14:editId="44441BA5">
            <wp:extent cx="1945888" cy="747131"/>
            <wp:effectExtent l="0" t="0" r="0" b="0"/>
            <wp:docPr id="10413872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1387266" name=""/>
                    <pic:cNvPicPr/>
                  </pic:nvPicPr>
                  <pic:blipFill rotWithShape="1">
                    <a:blip r:embed="rId21"/>
                    <a:srcRect r="37.025%" b="44.657%"/>
                    <a:stretch>
                      <a:fillRect/>
                    </a:stretch>
                  </pic:blipFill>
                  <pic:spPr bwMode="auto">
                    <a:xfrm>
                      <a:off x="0" y="0"/>
                      <a:ext cx="1945888" cy="747131"/>
                    </a:xfrm>
                    <a:prstGeom prst="rect">
                      <a:avLst/>
                    </a:prstGeom>
                    <a:ln>
                      <a:noFill/>
                    </a:ln>
                    <a:extLst>
                      <a:ext uri="{53640926-AAD7-44D8-BBD7-CCE9431645EC}">
                        <a14:shadowObscured xmlns:a14="http://schemas.microsoft.com/office/drawing/2010/main"/>
                      </a:ext>
                    </a:extLst>
                  </pic:spPr>
                </pic:pic>
              </a:graphicData>
            </a:graphic>
          </wp:inline>
        </w:drawing>
      </w:r>
    </w:p>
    <w:p w14:paraId="2B7397A1" w14:textId="2713B772" w:rsidR="007169E9" w:rsidRPr="00C53FC0" w:rsidRDefault="006C77E4" w:rsidP="00736B91">
      <w:pPr>
        <w:pStyle w:val="Caption"/>
        <w:spacing w:after="0pt"/>
        <w:rPr>
          <w:i w:val="0"/>
          <w:iCs w:val="0"/>
          <w:sz w:val="14"/>
          <w:szCs w:val="14"/>
        </w:rPr>
      </w:pPr>
      <w:bookmarkStart w:id="4" w:name="_Ref223855399"/>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10</w:t>
      </w:r>
      <w:r w:rsidRPr="00C53FC0">
        <w:rPr>
          <w:i w:val="0"/>
          <w:iCs w:val="0"/>
          <w:sz w:val="14"/>
          <w:szCs w:val="14"/>
        </w:rPr>
        <w:fldChar w:fldCharType="end"/>
      </w:r>
      <w:bookmarkEnd w:id="4"/>
      <w:r w:rsidRPr="00C53FC0">
        <w:rPr>
          <w:i w:val="0"/>
          <w:iCs w:val="0"/>
          <w:sz w:val="14"/>
          <w:szCs w:val="14"/>
        </w:rPr>
        <w:t>. UCA Layout</w:t>
      </w:r>
    </w:p>
    <w:p w14:paraId="38D78E6E" w14:textId="77777777" w:rsidR="00736B91" w:rsidRPr="00C53FC0" w:rsidRDefault="00736B91" w:rsidP="00736B91">
      <w:pPr>
        <w:rPr>
          <w:sz w:val="8"/>
          <w:szCs w:val="8"/>
        </w:rPr>
      </w:pPr>
    </w:p>
    <w:p w14:paraId="0CE7E563" w14:textId="44651AFB" w:rsidR="005519E2" w:rsidRPr="00C53FC0" w:rsidRDefault="00802AEA" w:rsidP="00750E11">
      <w:pPr>
        <w:ind w:firstLine="13.50pt"/>
        <w:jc w:val="both"/>
      </w:pPr>
      <w:r w:rsidRPr="00C53FC0">
        <w:t>The circular geometry provides rotational symmetry in the azimuth plane, enabling theoretically uniform performance for each azimuth quadrant of the array. The resulting radiation patterns in azimuth, elevation and 3D gain pattern are shown below in</w:t>
      </w:r>
      <w:r w:rsidR="00A43FC2" w:rsidRPr="00C53FC0">
        <w:t xml:space="preserve"> </w:t>
      </w:r>
      <w:r w:rsidR="00A43FC2" w:rsidRPr="00C53FC0">
        <w:fldChar w:fldCharType="begin"/>
      </w:r>
      <w:r w:rsidR="00A43FC2" w:rsidRPr="00C53FC0">
        <w:instrText xml:space="preserve"> REF _Ref223855464 \h </w:instrText>
      </w:r>
      <w:r w:rsidR="00A43FC2" w:rsidRPr="00C53FC0">
        <w:instrText xml:space="preserve"> \* MERGEFORMAT </w:instrText>
      </w:r>
      <w:r w:rsidR="00A43FC2" w:rsidRPr="00C53FC0">
        <w:fldChar w:fldCharType="separate"/>
      </w:r>
      <w:r w:rsidR="00A43FC2" w:rsidRPr="00C53FC0">
        <w:t xml:space="preserve">Fig </w:t>
      </w:r>
      <w:r w:rsidR="00A43FC2" w:rsidRPr="00C53FC0">
        <w:rPr>
          <w:noProof/>
        </w:rPr>
        <w:t>11</w:t>
      </w:r>
      <w:r w:rsidR="00A43FC2" w:rsidRPr="00C53FC0">
        <w:fldChar w:fldCharType="end"/>
      </w:r>
      <w:r w:rsidRPr="00C53FC0">
        <w:t>.</w:t>
      </w:r>
    </w:p>
    <w:p w14:paraId="140AB261" w14:textId="77777777" w:rsidR="006013EC" w:rsidRPr="00C53FC0" w:rsidRDefault="006013EC" w:rsidP="006013EC">
      <w:pPr>
        <w:rPr>
          <w:sz w:val="8"/>
          <w:szCs w:val="8"/>
        </w:rPr>
      </w:pPr>
    </w:p>
    <w:p w14:paraId="35DB14C6" w14:textId="77777777" w:rsidR="00E07A96" w:rsidRPr="00C53FC0" w:rsidRDefault="00E07A96" w:rsidP="00E07A96">
      <w:pPr>
        <w:keepNext/>
      </w:pPr>
      <w:r w:rsidRPr="00C53FC0">
        <w:rPr>
          <w:noProof/>
        </w:rPr>
        <w:lastRenderedPageBreak/>
        <w:drawing>
          <wp:inline distT="0" distB="0" distL="0" distR="0" wp14:anchorId="28B7B0C8" wp14:editId="75097588">
            <wp:extent cx="3010830" cy="1041376"/>
            <wp:effectExtent l="0" t="0" r="0" b="6985"/>
            <wp:docPr id="129" name="Image 129"/>
            <wp:cNvGraphicFramePr>
              <a:graphicFrameLocks xmlns:a="http://purl.oclc.org/ooxml/drawingml/main"/>
            </wp:cNvGraphicFramePr>
            <a:graphic xmlns:a="http://purl.oclc.org/ooxml/drawingml/main">
              <a:graphicData uri="http://purl.oclc.org/ooxml/drawingml/picture">
                <pic:pic xmlns:pic="http://purl.oclc.org/ooxml/drawingml/picture">
                  <pic:nvPicPr>
                    <pic:cNvPr id="129" name="Image 129"/>
                    <pic:cNvPicPr/>
                  </pic:nvPicPr>
                  <pic:blipFill>
                    <a:blip r:embed="rId22" cstate="print"/>
                    <a:stretch>
                      <a:fillRect/>
                    </a:stretch>
                  </pic:blipFill>
                  <pic:spPr>
                    <a:xfrm>
                      <a:off x="0" y="0"/>
                      <a:ext cx="3076583" cy="1064118"/>
                    </a:xfrm>
                    <a:prstGeom prst="rect">
                      <a:avLst/>
                    </a:prstGeom>
                  </pic:spPr>
                </pic:pic>
              </a:graphicData>
            </a:graphic>
          </wp:inline>
        </w:drawing>
      </w:r>
    </w:p>
    <w:p w14:paraId="36741558" w14:textId="7CE8C36B" w:rsidR="00E07A96" w:rsidRPr="00C53FC0" w:rsidRDefault="00E07A96" w:rsidP="00750E11">
      <w:pPr>
        <w:pStyle w:val="Caption"/>
        <w:spacing w:after="0pt"/>
        <w:rPr>
          <w:i w:val="0"/>
          <w:iCs w:val="0"/>
          <w:sz w:val="14"/>
          <w:szCs w:val="14"/>
        </w:rPr>
      </w:pPr>
      <w:bookmarkStart w:id="5" w:name="_Ref223855464"/>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11</w:t>
      </w:r>
      <w:r w:rsidRPr="00C53FC0">
        <w:rPr>
          <w:i w:val="0"/>
          <w:iCs w:val="0"/>
          <w:sz w:val="14"/>
          <w:szCs w:val="14"/>
        </w:rPr>
        <w:fldChar w:fldCharType="end"/>
      </w:r>
      <w:bookmarkEnd w:id="5"/>
      <w:r w:rsidRPr="00C53FC0">
        <w:rPr>
          <w:i w:val="0"/>
          <w:iCs w:val="0"/>
          <w:sz w:val="14"/>
          <w:szCs w:val="14"/>
        </w:rPr>
        <w:t xml:space="preserve">. UCA Radiation Simulations </w:t>
      </w:r>
      <w:r w:rsidRPr="00C53FC0">
        <w:rPr>
          <w:i w:val="0"/>
          <w:iCs w:val="0"/>
          <w:sz w:val="14"/>
          <w:szCs w:val="14"/>
        </w:rPr>
        <w:t>Elevation Plane (Left), Azimuth Plane (Middle) &amp; 3D Gain</w:t>
      </w:r>
    </w:p>
    <w:p w14:paraId="74BB509B" w14:textId="77777777" w:rsidR="00750E11" w:rsidRPr="00C53FC0" w:rsidRDefault="00750E11" w:rsidP="00750E11">
      <w:pPr>
        <w:rPr>
          <w:sz w:val="8"/>
          <w:szCs w:val="8"/>
        </w:rPr>
      </w:pPr>
    </w:p>
    <w:p w14:paraId="52BA1550" w14:textId="4EB8DEB0" w:rsidR="001F7494" w:rsidRPr="00C53FC0" w:rsidRDefault="00B80D43" w:rsidP="00414009">
      <w:pPr>
        <w:ind w:firstLine="14.40pt"/>
        <w:jc w:val="both"/>
      </w:pPr>
      <w:r w:rsidRPr="00C53FC0">
        <w:t>Fig</w:t>
      </w:r>
      <w:r w:rsidR="00E07A96" w:rsidRPr="00C53FC0">
        <w:t xml:space="preserve"> 11.</w:t>
      </w:r>
      <w:r w:rsidRPr="00C53FC0">
        <w:t xml:space="preserve"> above presents radiation pattern corresponding to </w:t>
      </w:r>
      <w:r w:rsidR="00F510BF" w:rsidRPr="00C53FC0">
        <w:t xml:space="preserve">M-element </w:t>
      </w:r>
      <w:r w:rsidRPr="00C53FC0">
        <w:t xml:space="preserve">UCA configuration where M = 4. </w:t>
      </w:r>
      <w:r w:rsidR="00F510BF" w:rsidRPr="00C53FC0">
        <w:t>It was</w:t>
      </w:r>
      <w:r w:rsidR="00D45D6A" w:rsidRPr="00C53FC0">
        <w:t xml:space="preserve"> found</w:t>
      </w:r>
      <w:r w:rsidR="00F510BF" w:rsidRPr="00C53FC0">
        <w:t xml:space="preserve"> that</w:t>
      </w:r>
      <w:r w:rsidR="00D45D6A" w:rsidRPr="00C53FC0">
        <w:t xml:space="preserve"> i</w:t>
      </w:r>
      <w:r w:rsidRPr="00C53FC0">
        <w:t xml:space="preserve">ncreasing the number of elements to M = 8 would produce a </w:t>
      </w:r>
      <w:r w:rsidR="00F510BF" w:rsidRPr="00C53FC0">
        <w:t xml:space="preserve">complete omnidirectional azimuth response. </w:t>
      </w:r>
      <w:r w:rsidR="004B5AE8" w:rsidRPr="00C53FC0">
        <w:t xml:space="preserve">However, the implemented system was limited to 4 synchronized reciever channels due to the phase-coherence necessity, as well as the limited documentation and subsequent ability to synchronize between </w:t>
      </w:r>
      <w:commentRangeStart w:id="6"/>
      <w:r w:rsidR="004B5AE8" w:rsidRPr="00C53FC0">
        <w:t>Zynq boards</w:t>
      </w:r>
      <w:commentRangeEnd w:id="6"/>
      <w:r w:rsidR="004B5AE8" w:rsidRPr="00C53FC0">
        <w:rPr>
          <w:rStyle w:val="CommentReference"/>
          <w:sz w:val="20"/>
          <w:szCs w:val="20"/>
        </w:rPr>
        <w:commentReference w:id="6"/>
      </w:r>
      <w:r w:rsidR="004B5AE8" w:rsidRPr="00C53FC0">
        <w:t>.</w:t>
      </w:r>
      <w:r w:rsidR="00C506D0" w:rsidRPr="00C53FC0">
        <w:t xml:space="preserve"> </w:t>
      </w:r>
    </w:p>
    <w:p w14:paraId="0B142BCC" w14:textId="7E9EED65" w:rsidR="000F5D6B" w:rsidRPr="00C53FC0" w:rsidRDefault="000F5D6B" w:rsidP="000F5D6B">
      <w:pPr>
        <w:pStyle w:val="Heading2"/>
      </w:pPr>
      <w:r w:rsidRPr="00C53FC0">
        <w:t>ULA Pattern</w:t>
      </w:r>
    </w:p>
    <w:p w14:paraId="21F0903B" w14:textId="77777777" w:rsidR="00B14565" w:rsidRPr="00C53FC0" w:rsidRDefault="00B14565" w:rsidP="00E70164">
      <w:pPr>
        <w:pStyle w:val="BodyText"/>
        <w:spacing w:before="2.70pt" w:line="12pt" w:lineRule="auto"/>
        <w:ind w:end="1.90pt" w:firstLine="13.50pt"/>
        <w:rPr>
          <w:spacing w:val="0"/>
        </w:rPr>
      </w:pPr>
      <w:r w:rsidRPr="00C53FC0">
        <w:rPr>
          <w:spacing w:val="0"/>
          <w:w w:val="105%"/>
        </w:rPr>
        <w:t xml:space="preserve">The second radiation pattern examined is the uniform linear array (ULA). A 4-element ULA is a commonly used configuration </w:t>
      </w:r>
      <w:r w:rsidRPr="00C53FC0">
        <w:rPr>
          <w:spacing w:val="0"/>
        </w:rPr>
        <w:t>for DoA estimation because it provides sufficient spatial sampling</w:t>
      </w:r>
      <w:r w:rsidRPr="00C53FC0">
        <w:rPr>
          <w:spacing w:val="0"/>
          <w:w w:val="105%"/>
        </w:rPr>
        <w:t xml:space="preserve"> of the incoming wave while keeping the array size and hardware complexity low. It is important to clarify that this work presents a study of a 4- element ULA with two similar but separate uses—one placed along the vertical axis, and the other placed along the horizontal axis—for elevation and azimuth respectively. </w:t>
      </w:r>
      <w:r w:rsidRPr="00C53FC0">
        <w:rPr>
          <w:spacing w:val="0"/>
        </w:rPr>
        <w:t>However, regardless of the choice of orientation, the radiation</w:t>
      </w:r>
      <w:r w:rsidRPr="00C53FC0">
        <w:rPr>
          <w:spacing w:val="0"/>
          <w:w w:val="105%"/>
        </w:rPr>
        <w:t xml:space="preserve"> pattern of the array stays consistent. Examine below which presents the radiation behavior of a 4-element ULA with antennas oriented along the axis of the array itself.</w:t>
      </w:r>
    </w:p>
    <w:p w14:paraId="3ADD36D6" w14:textId="77777777" w:rsidR="0050431D" w:rsidRPr="00C53FC0" w:rsidRDefault="0050431D" w:rsidP="0050431D">
      <w:pPr>
        <w:rPr>
          <w:sz w:val="8"/>
          <w:szCs w:val="8"/>
        </w:rPr>
      </w:pPr>
    </w:p>
    <w:p w14:paraId="7EF439E3" w14:textId="77777777" w:rsidR="002105A1" w:rsidRPr="00C53FC0" w:rsidRDefault="002105A1" w:rsidP="002105A1">
      <w:pPr>
        <w:keepNext/>
      </w:pPr>
      <w:r w:rsidRPr="00C53FC0">
        <w:drawing>
          <wp:inline distT="0" distB="0" distL="0" distR="0" wp14:anchorId="35A8A2A3" wp14:editId="1FB4DD8E">
            <wp:extent cx="3089910" cy="1067435"/>
            <wp:effectExtent l="0" t="0" r="0" b="0"/>
            <wp:docPr id="15180127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8012776" name=""/>
                    <pic:cNvPicPr/>
                  </pic:nvPicPr>
                  <pic:blipFill>
                    <a:blip r:embed="rId27"/>
                    <a:stretch>
                      <a:fillRect/>
                    </a:stretch>
                  </pic:blipFill>
                  <pic:spPr>
                    <a:xfrm>
                      <a:off x="0" y="0"/>
                      <a:ext cx="3089910" cy="1067435"/>
                    </a:xfrm>
                    <a:prstGeom prst="rect">
                      <a:avLst/>
                    </a:prstGeom>
                  </pic:spPr>
                </pic:pic>
              </a:graphicData>
            </a:graphic>
          </wp:inline>
        </w:drawing>
      </w:r>
    </w:p>
    <w:p w14:paraId="68CC416D" w14:textId="0A9B31F2" w:rsidR="007170C8" w:rsidRPr="00C53FC0" w:rsidRDefault="002105A1" w:rsidP="00BB2DBA">
      <w:pPr>
        <w:pStyle w:val="Caption"/>
        <w:rPr>
          <w:i w:val="0"/>
          <w:iCs w:val="0"/>
          <w:sz w:val="14"/>
          <w:szCs w:val="14"/>
        </w:rPr>
      </w:pPr>
      <w:bookmarkStart w:id="7" w:name="_Ref223855691"/>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Pr="00C53FC0">
        <w:rPr>
          <w:i w:val="0"/>
          <w:iCs w:val="0"/>
          <w:noProof/>
          <w:sz w:val="14"/>
          <w:szCs w:val="14"/>
        </w:rPr>
        <w:t>12</w:t>
      </w:r>
      <w:r w:rsidRPr="00C53FC0">
        <w:rPr>
          <w:i w:val="0"/>
          <w:iCs w:val="0"/>
          <w:sz w:val="14"/>
          <w:szCs w:val="14"/>
        </w:rPr>
        <w:fldChar w:fldCharType="end"/>
      </w:r>
      <w:bookmarkEnd w:id="7"/>
      <w:r w:rsidRPr="00C53FC0">
        <w:rPr>
          <w:i w:val="0"/>
          <w:iCs w:val="0"/>
          <w:sz w:val="14"/>
          <w:szCs w:val="14"/>
        </w:rPr>
        <w:t>. ULA Radiation Simulations with Elevation Plane (Left), Azimuth Plane (Middle) &amp; 3D Radiation</w:t>
      </w:r>
    </w:p>
    <w:p w14:paraId="39EB938C" w14:textId="21E81F8E" w:rsidR="00EB2632" w:rsidRPr="00C53FC0" w:rsidRDefault="005A6D5A" w:rsidP="005A6D5A">
      <w:pPr>
        <w:ind w:firstLine="13.50pt"/>
        <w:jc w:val="both"/>
      </w:pPr>
      <w:r w:rsidRPr="00C53FC0">
        <w:rPr>
          <w:noProof/>
        </w:rPr>
        <w:t>As shown in</w:t>
      </w:r>
      <w:r w:rsidR="00C81732">
        <w:rPr>
          <w:noProof/>
        </w:rPr>
        <w:t xml:space="preserve"> </w:t>
      </w:r>
      <w:r w:rsidR="00C81732" w:rsidRPr="00E47964">
        <w:rPr>
          <w:noProof/>
          <w:sz w:val="18"/>
          <w:szCs w:val="18"/>
        </w:rPr>
        <w:fldChar w:fldCharType="begin"/>
      </w:r>
      <w:r w:rsidR="00C81732" w:rsidRPr="00E47964">
        <w:rPr>
          <w:noProof/>
          <w:sz w:val="18"/>
          <w:szCs w:val="18"/>
        </w:rPr>
        <w:instrText xml:space="preserve"> REF _Ref223855691 \h </w:instrText>
      </w:r>
      <w:r w:rsidR="00C81732" w:rsidRPr="00E47964">
        <w:rPr>
          <w:noProof/>
          <w:sz w:val="18"/>
          <w:szCs w:val="18"/>
        </w:rPr>
      </w:r>
      <w:r w:rsidR="00C81732" w:rsidRPr="00E47964">
        <w:rPr>
          <w:noProof/>
          <w:sz w:val="18"/>
          <w:szCs w:val="18"/>
        </w:rPr>
        <w:instrText xml:space="preserve"> \* MERGEFORMAT </w:instrText>
      </w:r>
      <w:r w:rsidR="00C81732" w:rsidRPr="00E47964">
        <w:rPr>
          <w:noProof/>
          <w:sz w:val="18"/>
          <w:szCs w:val="18"/>
        </w:rPr>
        <w:fldChar w:fldCharType="separate"/>
      </w:r>
      <w:r w:rsidR="00C81732" w:rsidRPr="00E47964">
        <w:rPr>
          <w:sz w:val="18"/>
          <w:szCs w:val="18"/>
        </w:rPr>
        <w:t xml:space="preserve">Fig </w:t>
      </w:r>
      <w:r w:rsidR="00C81732" w:rsidRPr="00E47964">
        <w:rPr>
          <w:noProof/>
          <w:sz w:val="18"/>
          <w:szCs w:val="18"/>
        </w:rPr>
        <w:t>12</w:t>
      </w:r>
      <w:r w:rsidR="00C81732" w:rsidRPr="00E47964">
        <w:rPr>
          <w:noProof/>
          <w:sz w:val="18"/>
          <w:szCs w:val="18"/>
        </w:rPr>
        <w:fldChar w:fldCharType="end"/>
      </w:r>
      <w:r w:rsidR="00BB2DBA" w:rsidRPr="00C53FC0">
        <w:rPr>
          <w:noProof/>
        </w:rPr>
        <w:t xml:space="preserve"> </w:t>
      </w:r>
      <w:r w:rsidRPr="00C53FC0">
        <w:rPr>
          <w:noProof/>
        </w:rPr>
        <w:t>above, the radiation pattern of the ULA produces very strong gain (6dB) in the broadside direction in reference to the axis of the array, producing a dominant main lobe along with several sidelobes and nulls. This array design has strong response to the front and back of the array but poor performace on the sides of the array.</w:t>
      </w:r>
    </w:p>
    <w:p w14:paraId="1C765D3B" w14:textId="7A67541A" w:rsidR="00606730" w:rsidRPr="00C53FC0" w:rsidRDefault="00606730" w:rsidP="00F126D6">
      <w:pPr>
        <w:pStyle w:val="Heading1"/>
      </w:pPr>
      <w:r w:rsidRPr="00C53FC0">
        <w:t>L</w:t>
      </w:r>
      <w:r w:rsidR="0068527B" w:rsidRPr="00C53FC0">
        <w:t>IVE</w:t>
      </w:r>
      <w:r w:rsidRPr="00C53FC0">
        <w:t xml:space="preserve"> DEMO TESTING SET-UP</w:t>
      </w:r>
    </w:p>
    <w:p w14:paraId="3AEBFB12" w14:textId="5292EB6E" w:rsidR="00606730" w:rsidRPr="00C53FC0" w:rsidRDefault="008E0EFB" w:rsidP="008E0EFB">
      <w:pPr>
        <w:ind w:firstLine="14.40pt"/>
        <w:jc w:val="both"/>
        <w:rPr>
          <w:noProof/>
        </w:rPr>
      </w:pPr>
      <w:r w:rsidRPr="00C53FC0">
        <w:rPr>
          <w:noProof/>
        </w:rPr>
        <w:t xml:space="preserve">Our live demonstration platform is a fully operational Direction-of-Arrival (DoA) estimation system designed for real-time azimuth, elevation, and range tracking of an RF source. 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w:t>
      </w:r>
      <w:r w:rsidRPr="00C53FC0">
        <w:rPr>
          <w:noProof/>
        </w:rPr>
        <w:t>is connected to its own phase-synchronized FMComms5 + Zynq software-defined radio (SDR) platform, ensuring coherent multi-channel acquisition across all eight receive elements.</w:t>
      </w:r>
    </w:p>
    <w:p w14:paraId="41331162" w14:textId="77777777" w:rsidR="003A090F" w:rsidRPr="00C53FC0" w:rsidRDefault="00634D86" w:rsidP="003A090F">
      <w:pPr>
        <w:keepNext/>
      </w:pPr>
      <w:r w:rsidRPr="00C53FC0">
        <w:rPr>
          <w:noProof/>
        </w:rPr>
        <w:drawing>
          <wp:inline distT="0" distB="0" distL="0" distR="0" wp14:anchorId="49E02C0B" wp14:editId="350DF0E7">
            <wp:extent cx="3207549" cy="1399430"/>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8"/>
                    <a:stretch>
                      <a:fillRect/>
                    </a:stretch>
                  </pic:blipFill>
                  <pic:spPr>
                    <a:xfrm>
                      <a:off x="0" y="0"/>
                      <a:ext cx="3236639" cy="1412122"/>
                    </a:xfrm>
                    <a:prstGeom prst="rect">
                      <a:avLst/>
                    </a:prstGeom>
                  </pic:spPr>
                </pic:pic>
              </a:graphicData>
            </a:graphic>
          </wp:inline>
        </w:drawing>
      </w:r>
    </w:p>
    <w:p w14:paraId="2F8E5AE9" w14:textId="58C2CBCF" w:rsidR="008E0EFB" w:rsidRPr="00C53FC0" w:rsidRDefault="003A090F" w:rsidP="003A090F">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13</w:t>
      </w:r>
      <w:r w:rsidRPr="00C53FC0">
        <w:rPr>
          <w:i w:val="0"/>
          <w:iCs w:val="0"/>
          <w:sz w:val="14"/>
          <w:szCs w:val="14"/>
        </w:rPr>
        <w:fldChar w:fldCharType="end"/>
      </w:r>
      <w:r w:rsidRPr="00C53FC0">
        <w:rPr>
          <w:i w:val="0"/>
          <w:iCs w:val="0"/>
          <w:sz w:val="14"/>
          <w:szCs w:val="14"/>
        </w:rPr>
        <w:t>. Real-Time Dual-Array Direction-of-Arrival Demo Architecture</w:t>
      </w:r>
    </w:p>
    <w:p w14:paraId="0BCA9274" w14:textId="77777777" w:rsidR="008E0EFB" w:rsidRPr="00C53FC0" w:rsidRDefault="008E0EFB" w:rsidP="008E0EFB">
      <w:pPr>
        <w:rPr>
          <w:sz w:val="8"/>
          <w:szCs w:val="8"/>
        </w:rPr>
      </w:pPr>
    </w:p>
    <w:p w14:paraId="7230E3CC" w14:textId="61C5A298" w:rsidR="008E0EFB" w:rsidRPr="00C53FC0" w:rsidRDefault="00F93CEB" w:rsidP="008E0EFB">
      <w:pPr>
        <w:ind w:firstLine="14.40pt"/>
        <w:jc w:val="both"/>
        <w:rPr>
          <w:noProof/>
        </w:rPr>
      </w:pPr>
      <w:r w:rsidRPr="00C53FC0">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p>
    <w:p w14:paraId="35D3E306" w14:textId="4BE9A11D" w:rsidR="00A72604" w:rsidRPr="00C53FC0" w:rsidRDefault="0059675F" w:rsidP="0059675F">
      <w:r w:rsidRPr="00C53FC0">
        <w:rPr>
          <w:noProof/>
        </w:rPr>
        <w:drawing>
          <wp:inline distT="0" distB="0" distL="0" distR="0" wp14:anchorId="5DBF1373" wp14:editId="35892846">
            <wp:extent cx="2906599" cy="2146852"/>
            <wp:effectExtent l="0" t="0" r="8255" b="635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9"/>
                    <a:stretch>
                      <a:fillRect/>
                    </a:stretch>
                  </pic:blipFill>
                  <pic:spPr>
                    <a:xfrm>
                      <a:off x="0" y="0"/>
                      <a:ext cx="2943452" cy="2174072"/>
                    </a:xfrm>
                    <a:prstGeom prst="rect">
                      <a:avLst/>
                    </a:prstGeom>
                  </pic:spPr>
                </pic:pic>
              </a:graphicData>
            </a:graphic>
          </wp:inline>
        </w:drawing>
      </w:r>
    </w:p>
    <w:p w14:paraId="23433422" w14:textId="248F4B9B" w:rsidR="00877884" w:rsidRPr="00C53FC0" w:rsidRDefault="00877884" w:rsidP="00971261">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14</w:t>
      </w:r>
      <w:r w:rsidRPr="00C53FC0">
        <w:rPr>
          <w:i w:val="0"/>
          <w:iCs w:val="0"/>
          <w:sz w:val="14"/>
          <w:szCs w:val="14"/>
        </w:rPr>
        <w:fldChar w:fldCharType="end"/>
      </w:r>
      <w:r w:rsidRPr="00C53FC0">
        <w:rPr>
          <w:i w:val="0"/>
          <w:iCs w:val="0"/>
          <w:sz w:val="14"/>
          <w:szCs w:val="14"/>
        </w:rPr>
        <w:t>. Live Demo Portable RF Source Testbed</w:t>
      </w:r>
    </w:p>
    <w:p w14:paraId="0A0BA79A" w14:textId="4BA9E950" w:rsidR="00606730" w:rsidRPr="00C53FC0" w:rsidRDefault="006A2DA0" w:rsidP="00606730">
      <w:pPr>
        <w:pStyle w:val="Heading2"/>
      </w:pPr>
      <w:r w:rsidRPr="00C53FC0">
        <w:t xml:space="preserve">RF </w:t>
      </w:r>
      <w:r w:rsidR="0059675F" w:rsidRPr="00C53FC0">
        <w:t>Rec</w:t>
      </w:r>
      <w:r w:rsidR="00D73E2C" w:rsidRPr="00C53FC0">
        <w:t>e</w:t>
      </w:r>
      <w:r w:rsidR="0059675F" w:rsidRPr="00C53FC0">
        <w:t>iver Architecture</w:t>
      </w:r>
    </w:p>
    <w:p w14:paraId="04EBC338" w14:textId="6DD70478" w:rsidR="006A2DA0" w:rsidRPr="00C53FC0" w:rsidRDefault="00606730" w:rsidP="006A2DA0">
      <w:pPr>
        <w:pStyle w:val="Heading3"/>
        <w:numPr>
          <w:ilvl w:val="0"/>
          <w:numId w:val="0"/>
        </w:numPr>
        <w:ind w:firstLine="14.40pt"/>
        <w:rPr>
          <w:i w:val="0"/>
          <w:iCs w:val="0"/>
        </w:rPr>
      </w:pPr>
      <w:r w:rsidRPr="00C53FC0">
        <w:rPr>
          <w:i w:val="0"/>
          <w:iCs w:val="0"/>
        </w:rPr>
        <w:t xml:space="preserve"> </w:t>
      </w:r>
      <w:r w:rsidR="00A029E6" w:rsidRPr="00C53FC0">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w:t>
      </w:r>
      <w:r w:rsidR="00010085">
        <w:rPr>
          <w:i w:val="0"/>
          <w:iCs w:val="0"/>
        </w:rPr>
        <w:t xml:space="preserve">, </w:t>
      </w:r>
      <w:r w:rsidR="00A029E6" w:rsidRPr="00C53FC0">
        <w:rPr>
          <w:i w:val="0"/>
          <w:iCs w:val="0"/>
        </w:rPr>
        <w:t>a dual ULA configuration used for comparison.</w:t>
      </w:r>
    </w:p>
    <w:p w14:paraId="1A54A16D" w14:textId="02ED2D8B" w:rsidR="006A2DA0" w:rsidRPr="00C53FC0" w:rsidRDefault="006A2DA0" w:rsidP="006A2DA0">
      <w:r w:rsidRPr="00C53FC0">
        <w:rPr>
          <w:noProof/>
        </w:rPr>
        <w:lastRenderedPageBreak/>
        <w:drawing>
          <wp:inline distT="0" distB="0" distL="0" distR="0" wp14:anchorId="729CBE62" wp14:editId="48DA334C">
            <wp:extent cx="3017610" cy="223431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08%" t="1.25%" b="1.627%"/>
                    <a:stretch>
                      <a:fillRect/>
                    </a:stretch>
                  </pic:blipFill>
                  <pic:spPr bwMode="auto">
                    <a:xfrm>
                      <a:off x="0" y="0"/>
                      <a:ext cx="3045234" cy="2254770"/>
                    </a:xfrm>
                    <a:prstGeom prst="rect">
                      <a:avLst/>
                    </a:prstGeom>
                    <a:noFill/>
                    <a:ln>
                      <a:noFill/>
                    </a:ln>
                    <a:extLst>
                      <a:ext uri="{53640926-AAD7-44D8-BBD7-CCE9431645EC}">
                        <a14:shadowObscured xmlns:a14="http://schemas.microsoft.com/office/drawing/2010/main"/>
                      </a:ext>
                    </a:extLst>
                  </pic:spPr>
                </pic:pic>
              </a:graphicData>
            </a:graphic>
          </wp:inline>
        </w:drawing>
      </w:r>
    </w:p>
    <w:p w14:paraId="4E951214" w14:textId="7CD50D68" w:rsidR="006A2DA0" w:rsidRPr="009B0F78" w:rsidRDefault="0036533D" w:rsidP="009B0F78">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15</w:t>
      </w:r>
      <w:r w:rsidRPr="00C53FC0">
        <w:rPr>
          <w:i w:val="0"/>
          <w:iCs w:val="0"/>
          <w:sz w:val="14"/>
          <w:szCs w:val="14"/>
        </w:rPr>
        <w:fldChar w:fldCharType="end"/>
      </w:r>
      <w:r w:rsidRPr="00C53FC0">
        <w:rPr>
          <w:i w:val="0"/>
          <w:iCs w:val="0"/>
          <w:sz w:val="14"/>
          <w:szCs w:val="14"/>
        </w:rPr>
        <w:t>. Live Demo RF Receiver Architecture (ULA/UCA)</w:t>
      </w:r>
    </w:p>
    <w:p w14:paraId="490BF70A" w14:textId="1A8AA865" w:rsidR="00606730" w:rsidRPr="00C53FC0" w:rsidRDefault="00A029E6" w:rsidP="00606730">
      <w:pPr>
        <w:pStyle w:val="Heading2"/>
      </w:pPr>
      <w:r w:rsidRPr="00C53FC0">
        <w:t>Mechanical Range Architecture</w:t>
      </w:r>
    </w:p>
    <w:p w14:paraId="29C475CB" w14:textId="5DA473F5" w:rsidR="00A029E6" w:rsidRPr="00C53FC0" w:rsidRDefault="00730A5D" w:rsidP="00A029E6">
      <w:pPr>
        <w:pStyle w:val="Heading3"/>
        <w:numPr>
          <w:ilvl w:val="0"/>
          <w:numId w:val="0"/>
        </w:numPr>
        <w:ind w:firstLine="14.40pt"/>
        <w:rPr>
          <w:i w:val="0"/>
          <w:iCs w:val="0"/>
        </w:rPr>
      </w:pPr>
      <w:r w:rsidRPr="00C53FC0">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w:t>
      </w:r>
      <w:r w:rsidR="00265306" w:rsidRPr="00265306">
        <w:rPr>
          <w:i w:val="0"/>
          <w:iCs w:val="0"/>
        </w:rPr>
        <w:fldChar w:fldCharType="begin"/>
      </w:r>
      <w:r w:rsidR="00265306" w:rsidRPr="00265306">
        <w:rPr>
          <w:i w:val="0"/>
          <w:iCs w:val="0"/>
        </w:rPr>
        <w:instrText xml:space="preserve"> REF _Ref223855806 \h </w:instrText>
      </w:r>
      <w:r w:rsidR="00265306" w:rsidRPr="00265306">
        <w:rPr>
          <w:i w:val="0"/>
          <w:iCs w:val="0"/>
        </w:rPr>
      </w:r>
      <w:r w:rsidR="00265306">
        <w:rPr>
          <w:i w:val="0"/>
          <w:iCs w:val="0"/>
        </w:rPr>
        <w:instrText xml:space="preserve"> \* MERGEFORMAT </w:instrText>
      </w:r>
      <w:r w:rsidR="00265306" w:rsidRPr="00265306">
        <w:rPr>
          <w:i w:val="0"/>
          <w:iCs w:val="0"/>
        </w:rPr>
        <w:fldChar w:fldCharType="separate"/>
      </w:r>
      <w:r w:rsidR="00265306" w:rsidRPr="00265306">
        <w:rPr>
          <w:i w:val="0"/>
          <w:iCs w:val="0"/>
        </w:rPr>
        <w:t>Fig 16</w:t>
      </w:r>
      <w:r w:rsidR="00265306" w:rsidRPr="00265306">
        <w:rPr>
          <w:i w:val="0"/>
          <w:iCs w:val="0"/>
        </w:rPr>
        <w:fldChar w:fldCharType="end"/>
      </w:r>
      <w:r w:rsidRPr="00C53FC0">
        <w:rPr>
          <w:i w:val="0"/>
          <w:iCs w:val="0"/>
        </w:rPr>
        <w:t>.</w:t>
      </w:r>
    </w:p>
    <w:p w14:paraId="70E7A637" w14:textId="0EBA5C17" w:rsidR="00A029E6" w:rsidRPr="00C53FC0" w:rsidRDefault="00730A5D" w:rsidP="00A029E6">
      <w:r w:rsidRPr="00C53FC0">
        <w:rPr>
          <w:noProof/>
        </w:rPr>
        <w:drawing>
          <wp:inline distT="0" distB="0" distL="0" distR="0" wp14:anchorId="1E6B95CE" wp14:editId="2281A7AC">
            <wp:extent cx="3001167" cy="1987826"/>
            <wp:effectExtent l="0" t="0" r="889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1"/>
                    <a:stretch>
                      <a:fillRect/>
                    </a:stretch>
                  </pic:blipFill>
                  <pic:spPr>
                    <a:xfrm>
                      <a:off x="0" y="0"/>
                      <a:ext cx="3005929" cy="1990980"/>
                    </a:xfrm>
                    <a:prstGeom prst="rect">
                      <a:avLst/>
                    </a:prstGeom>
                  </pic:spPr>
                </pic:pic>
              </a:graphicData>
            </a:graphic>
          </wp:inline>
        </w:drawing>
      </w:r>
    </w:p>
    <w:p w14:paraId="5A58A7E2" w14:textId="4C14A90E" w:rsidR="0005396C" w:rsidRPr="00017A15" w:rsidRDefault="0005396C" w:rsidP="00017A15">
      <w:pPr>
        <w:pStyle w:val="Caption"/>
        <w:spacing w:after="0pt"/>
        <w:rPr>
          <w:i w:val="0"/>
          <w:iCs w:val="0"/>
          <w:sz w:val="14"/>
          <w:szCs w:val="14"/>
        </w:rPr>
      </w:pPr>
      <w:bookmarkStart w:id="8" w:name="_Ref223855806"/>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16</w:t>
      </w:r>
      <w:r w:rsidRPr="00C53FC0">
        <w:rPr>
          <w:i w:val="0"/>
          <w:iCs w:val="0"/>
          <w:sz w:val="14"/>
          <w:szCs w:val="14"/>
        </w:rPr>
        <w:fldChar w:fldCharType="end"/>
      </w:r>
      <w:bookmarkEnd w:id="8"/>
      <w:r w:rsidRPr="00C53FC0">
        <w:rPr>
          <w:i w:val="0"/>
          <w:iCs w:val="0"/>
          <w:sz w:val="14"/>
          <w:szCs w:val="14"/>
        </w:rPr>
        <w:t>. Live Demo Mechanical Range Finding Architecture</w:t>
      </w:r>
    </w:p>
    <w:p w14:paraId="50254243" w14:textId="439D1A83" w:rsidR="00730A5D" w:rsidRPr="00C53FC0" w:rsidRDefault="00730A5D" w:rsidP="00730A5D">
      <w:pPr>
        <w:pStyle w:val="Heading2"/>
      </w:pPr>
      <w:r w:rsidRPr="00C53FC0">
        <w:t>Complete Implementation</w:t>
      </w:r>
    </w:p>
    <w:p w14:paraId="406BF628" w14:textId="77777777" w:rsidR="00730A5D" w:rsidRPr="00C53FC0" w:rsidRDefault="00730A5D" w:rsidP="00730A5D">
      <w:pPr>
        <w:rPr>
          <w:sz w:val="8"/>
          <w:szCs w:val="8"/>
        </w:rPr>
      </w:pPr>
    </w:p>
    <w:p w14:paraId="4CEDD02D" w14:textId="77777777" w:rsidR="00984B08" w:rsidRPr="00C53FC0" w:rsidRDefault="00984B08" w:rsidP="00984B08">
      <w:pPr>
        <w:pStyle w:val="Heading3"/>
        <w:numPr>
          <w:ilvl w:val="0"/>
          <w:numId w:val="0"/>
        </w:numPr>
        <w:ind w:firstLine="14.40pt"/>
        <w:rPr>
          <w:i w:val="0"/>
          <w:iCs w:val="0"/>
        </w:rPr>
      </w:pPr>
      <w:r w:rsidRPr="00C53FC0">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156BEE73" w:rsidR="00984B08" w:rsidRPr="00C53FC0" w:rsidRDefault="00984B08" w:rsidP="00984B08">
      <w:pPr>
        <w:pStyle w:val="Heading3"/>
        <w:numPr>
          <w:ilvl w:val="0"/>
          <w:numId w:val="0"/>
        </w:numPr>
        <w:ind w:firstLine="14.40pt"/>
        <w:rPr>
          <w:i w:val="0"/>
          <w:iCs w:val="0"/>
        </w:rPr>
      </w:pPr>
      <w:r w:rsidRPr="00C53FC0">
        <w:rPr>
          <w:i w:val="0"/>
          <w:iCs w:val="0"/>
        </w:rPr>
        <w:t>Starting with the emitter testbed shown in the top left of</w:t>
      </w:r>
      <w:r w:rsidR="007E0645">
        <w:rPr>
          <w:i w:val="0"/>
          <w:iCs w:val="0"/>
        </w:rPr>
        <w:t xml:space="preserve"> </w:t>
      </w:r>
      <w:r w:rsidR="007E0645" w:rsidRPr="007E0645">
        <w:rPr>
          <w:i w:val="0"/>
          <w:iCs w:val="0"/>
        </w:rPr>
        <w:fldChar w:fldCharType="begin"/>
      </w:r>
      <w:r w:rsidR="007E0645" w:rsidRPr="007E0645">
        <w:rPr>
          <w:i w:val="0"/>
          <w:iCs w:val="0"/>
        </w:rPr>
        <w:instrText xml:space="preserve"> REF _Ref223855806 \h </w:instrText>
      </w:r>
      <w:r w:rsidR="007E0645" w:rsidRPr="007E0645">
        <w:rPr>
          <w:i w:val="0"/>
          <w:iCs w:val="0"/>
        </w:rPr>
      </w:r>
      <w:r w:rsidR="007E0645">
        <w:rPr>
          <w:i w:val="0"/>
          <w:iCs w:val="0"/>
        </w:rPr>
        <w:instrText xml:space="preserve"> \* MERGEFORMAT </w:instrText>
      </w:r>
      <w:r w:rsidR="007E0645" w:rsidRPr="007E0645">
        <w:rPr>
          <w:i w:val="0"/>
          <w:iCs w:val="0"/>
        </w:rPr>
        <w:fldChar w:fldCharType="separate"/>
      </w:r>
      <w:r w:rsidR="007E0645" w:rsidRPr="007E0645">
        <w:rPr>
          <w:i w:val="0"/>
          <w:iCs w:val="0"/>
        </w:rPr>
        <w:t>Fig 16</w:t>
      </w:r>
      <w:r w:rsidR="007E0645" w:rsidRPr="007E0645">
        <w:rPr>
          <w:i w:val="0"/>
          <w:iCs w:val="0"/>
        </w:rPr>
        <w:fldChar w:fldCharType="end"/>
      </w:r>
      <w:r w:rsidRPr="00C53FC0">
        <w:rPr>
          <w:i w:val="0"/>
          <w:iCs w:val="0"/>
        </w:rPr>
        <w:t xml:space="preserve">, a continuous 2.4 GHz waveform is generated by the Raspberry Pi 4 and transmitted through the USRP-2901 software-defined radio. This signal propagates through the </w:t>
      </w:r>
      <w:r w:rsidRPr="00C53FC0">
        <w:rPr>
          <w:i w:val="0"/>
          <w:iCs w:val="0"/>
        </w:rPr>
        <w:t>surrounding environment and acts as the RF source used for the localization experiments.</w:t>
      </w:r>
    </w:p>
    <w:p w14:paraId="0C6017F9" w14:textId="77777777" w:rsidR="00984B08" w:rsidRPr="00C53FC0" w:rsidRDefault="00984B08" w:rsidP="00984B08">
      <w:pPr>
        <w:pStyle w:val="Heading3"/>
        <w:numPr>
          <w:ilvl w:val="0"/>
          <w:numId w:val="0"/>
        </w:numPr>
        <w:ind w:firstLine="14.40pt"/>
        <w:rPr>
          <w:i w:val="0"/>
          <w:iCs w:val="0"/>
        </w:rPr>
      </w:pPr>
      <w:r w:rsidRPr="00C53FC0">
        <w:rPr>
          <w:i w:val="0"/>
          <w:iCs w:val="0"/>
        </w:rPr>
        <w:t>Once the emitted signal is captured by the antenna array, in either the ULA/UCA or ULA/ULA configuration, the received RF signals are routed to the FMComms5/Zynq signal acquisition platform.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C53FC0" w:rsidRDefault="00984B08" w:rsidP="00984B08">
      <w:pPr>
        <w:pStyle w:val="Heading3"/>
        <w:numPr>
          <w:ilvl w:val="0"/>
          <w:numId w:val="0"/>
        </w:numPr>
        <w:ind w:firstLine="14.40pt"/>
        <w:rPr>
          <w:i w:val="0"/>
          <w:iCs w:val="0"/>
        </w:rPr>
      </w:pPr>
      <w:r w:rsidRPr="00C53FC0">
        <w:rPr>
          <w:i w:val="0"/>
          <w:iCs w:val="0"/>
        </w:rPr>
        <w:t>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751AF409" w14:textId="77777777" w:rsidR="005C6735" w:rsidRPr="00C53FC0" w:rsidRDefault="005C6735" w:rsidP="005C6735">
      <w:pPr>
        <w:jc w:val="both"/>
      </w:pPr>
    </w:p>
    <w:p w14:paraId="0FE45202" w14:textId="0991DE10" w:rsidR="00730A5D" w:rsidRPr="00C53FC0" w:rsidRDefault="00F45629" w:rsidP="00730A5D">
      <w:r w:rsidRPr="00C53FC0">
        <w:rPr>
          <w:noProof/>
        </w:rPr>
        <w:drawing>
          <wp:inline distT="0" distB="0" distL="0" distR="0" wp14:anchorId="3C00BB9E" wp14:editId="69965F7D">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2"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608A3EB5" w14:textId="3A141DD1" w:rsidR="00934924" w:rsidRPr="00333A48" w:rsidRDefault="00934924" w:rsidP="00333A48">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17</w:t>
      </w:r>
      <w:r w:rsidRPr="00C53FC0">
        <w:rPr>
          <w:i w:val="0"/>
          <w:iCs w:val="0"/>
          <w:sz w:val="14"/>
          <w:szCs w:val="14"/>
        </w:rPr>
        <w:fldChar w:fldCharType="end"/>
      </w:r>
      <w:r w:rsidRPr="00C53FC0">
        <w:rPr>
          <w:i w:val="0"/>
          <w:iCs w:val="0"/>
          <w:sz w:val="14"/>
          <w:szCs w:val="14"/>
        </w:rPr>
        <w:t>. Live Demo Complete Implementation Visualization</w:t>
      </w:r>
    </w:p>
    <w:p w14:paraId="7A8A3503" w14:textId="45447519" w:rsidR="00984B08" w:rsidRPr="00C53FC0" w:rsidRDefault="00984B08" w:rsidP="003D7260">
      <w:pPr>
        <w:pStyle w:val="Heading2"/>
      </w:pPr>
      <w:r w:rsidRPr="00C53FC0">
        <w:t>Receiver Phase Synchronization</w:t>
      </w:r>
    </w:p>
    <w:p w14:paraId="7CA82BA5" w14:textId="07FB76CE" w:rsidR="00AD42C4" w:rsidRPr="00C53FC0" w:rsidRDefault="00AD42C4" w:rsidP="00AD42C4">
      <w:pPr>
        <w:ind w:firstLine="14.40pt"/>
        <w:jc w:val="both"/>
      </w:pPr>
      <w:r w:rsidRPr="00C53FC0">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This configuration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Pr="00C53FC0" w:rsidRDefault="003D7260" w:rsidP="00730A5D">
      <w:r w:rsidRPr="00C53FC0">
        <w:rPr>
          <w:noProof/>
        </w:rPr>
        <w:lastRenderedPageBreak/>
        <w:drawing>
          <wp:inline distT="0" distB="0" distL="0" distR="0" wp14:anchorId="71B4D574" wp14:editId="040F0AA7">
            <wp:extent cx="3089910" cy="2628265"/>
            <wp:effectExtent l="0" t="0" r="0" b="635"/>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3"/>
                    <a:stretch>
                      <a:fillRect/>
                    </a:stretch>
                  </pic:blipFill>
                  <pic:spPr>
                    <a:xfrm>
                      <a:off x="0" y="0"/>
                      <a:ext cx="3089910" cy="2628265"/>
                    </a:xfrm>
                    <a:prstGeom prst="rect">
                      <a:avLst/>
                    </a:prstGeom>
                  </pic:spPr>
                </pic:pic>
              </a:graphicData>
            </a:graphic>
          </wp:inline>
        </w:drawing>
      </w:r>
    </w:p>
    <w:p w14:paraId="66E2E6FD" w14:textId="7AB0E9CE" w:rsidR="00A029E6" w:rsidRPr="00C53FC0" w:rsidRDefault="00570D4B" w:rsidP="00570D4B">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18</w:t>
      </w:r>
      <w:r w:rsidRPr="00C53FC0">
        <w:rPr>
          <w:i w:val="0"/>
          <w:iCs w:val="0"/>
          <w:sz w:val="14"/>
          <w:szCs w:val="14"/>
        </w:rPr>
        <w:fldChar w:fldCharType="end"/>
      </w:r>
      <w:r w:rsidRPr="00C53FC0">
        <w:rPr>
          <w:i w:val="0"/>
          <w:iCs w:val="0"/>
          <w:sz w:val="14"/>
          <w:szCs w:val="14"/>
        </w:rPr>
        <w:t>. Receiver Phase Synchronization Set-Up</w:t>
      </w:r>
    </w:p>
    <w:p w14:paraId="7EA6585F" w14:textId="77777777" w:rsidR="00570D4B" w:rsidRPr="00C53FC0" w:rsidRDefault="00570D4B" w:rsidP="00984B08">
      <w:pPr>
        <w:rPr>
          <w:sz w:val="16"/>
          <w:szCs w:val="16"/>
        </w:rPr>
      </w:pPr>
    </w:p>
    <w:p w14:paraId="6497264F" w14:textId="690B8DA1" w:rsidR="005A41D0" w:rsidRPr="00C53FC0" w:rsidRDefault="005A41D0" w:rsidP="00AD42C4">
      <w:pPr>
        <w:pStyle w:val="Heading2"/>
      </w:pPr>
      <w:r w:rsidRPr="00C53FC0">
        <w:t>Testing Apparatus</w:t>
      </w:r>
    </w:p>
    <w:p w14:paraId="48030A91" w14:textId="3E461AD2" w:rsidR="00B83D18" w:rsidRPr="00C53FC0" w:rsidRDefault="00B83D18" w:rsidP="00B83D18">
      <w:pPr>
        <w:ind w:firstLine="14.40pt"/>
        <w:jc w:val="both"/>
      </w:pPr>
      <w:r w:rsidRPr="00C53FC0">
        <w:rPr>
          <w:noProof/>
        </w:rPr>
        <w:t>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must move in both azimuth and elevation in a 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C53FC0" w:rsidRDefault="005A41D0" w:rsidP="005A41D0">
      <w:pPr>
        <w:rPr>
          <w:sz w:val="8"/>
          <w:szCs w:val="8"/>
        </w:rPr>
      </w:pPr>
    </w:p>
    <w:p w14:paraId="1331383E" w14:textId="77777777" w:rsidR="00392A07" w:rsidRPr="00C53FC0" w:rsidRDefault="000E7FC8" w:rsidP="00392A07">
      <w:pPr>
        <w:keepNext/>
      </w:pPr>
      <w:r w:rsidRPr="00C53FC0">
        <w:rPr>
          <w:noProof/>
        </w:rPr>
        <w:drawing>
          <wp:inline distT="0" distB="0" distL="0" distR="0" wp14:anchorId="2D7D4D8C" wp14:editId="7AE579D6">
            <wp:extent cx="1532576" cy="2574730"/>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4"/>
                    <a:stretch>
                      <a:fillRect/>
                    </a:stretch>
                  </pic:blipFill>
                  <pic:spPr>
                    <a:xfrm>
                      <a:off x="0" y="0"/>
                      <a:ext cx="1546004" cy="2597289"/>
                    </a:xfrm>
                    <a:prstGeom prst="rect">
                      <a:avLst/>
                    </a:prstGeom>
                  </pic:spPr>
                </pic:pic>
              </a:graphicData>
            </a:graphic>
          </wp:inline>
        </w:drawing>
      </w:r>
      <w:r w:rsidRPr="00C53FC0">
        <w:t xml:space="preserve"> </w:t>
      </w:r>
      <w:r w:rsidRPr="00C53FC0">
        <w:rPr>
          <w:noProof/>
        </w:rPr>
        <w:drawing>
          <wp:inline distT="0" distB="0" distL="0" distR="0" wp14:anchorId="2A2EFEBC" wp14:editId="4631027F">
            <wp:extent cx="1421842" cy="2571971"/>
            <wp:effectExtent l="0" t="0" r="698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5"/>
                    <a:stretch>
                      <a:fillRect/>
                    </a:stretch>
                  </pic:blipFill>
                  <pic:spPr>
                    <a:xfrm>
                      <a:off x="0" y="0"/>
                      <a:ext cx="1434902" cy="2595595"/>
                    </a:xfrm>
                    <a:prstGeom prst="rect">
                      <a:avLst/>
                    </a:prstGeom>
                  </pic:spPr>
                </pic:pic>
              </a:graphicData>
            </a:graphic>
          </wp:inline>
        </w:drawing>
      </w:r>
    </w:p>
    <w:p w14:paraId="144F4F70" w14:textId="03819ED3" w:rsidR="0027031F" w:rsidRPr="00C53FC0" w:rsidRDefault="00392A07" w:rsidP="00BB21B3">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19</w:t>
      </w:r>
      <w:r w:rsidRPr="00C53FC0">
        <w:rPr>
          <w:i w:val="0"/>
          <w:iCs w:val="0"/>
          <w:sz w:val="14"/>
          <w:szCs w:val="14"/>
        </w:rPr>
        <w:fldChar w:fldCharType="end"/>
      </w:r>
      <w:r w:rsidRPr="00C53FC0">
        <w:rPr>
          <w:i w:val="0"/>
          <w:iCs w:val="0"/>
          <w:sz w:val="14"/>
          <w:szCs w:val="14"/>
        </w:rPr>
        <w:t>. Live Demo Testing Apparatus</w:t>
      </w:r>
    </w:p>
    <w:p w14:paraId="156CBBEA" w14:textId="77777777" w:rsidR="0027031F" w:rsidRPr="00C53FC0" w:rsidRDefault="0027031F" w:rsidP="0027031F">
      <w:pPr>
        <w:rPr>
          <w:sz w:val="8"/>
          <w:szCs w:val="8"/>
        </w:rPr>
      </w:pPr>
    </w:p>
    <w:p w14:paraId="50EF3410" w14:textId="5D56B3DF" w:rsidR="0027031F" w:rsidRPr="00C53FC0" w:rsidRDefault="004025BF" w:rsidP="0027031F">
      <w:pPr>
        <w:ind w:firstLine="14.40pt"/>
        <w:jc w:val="both"/>
      </w:pPr>
      <w:r w:rsidRPr="00C53FC0">
        <w:t>Using the apparatus described above,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in order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p>
    <w:p w14:paraId="24A6018B" w14:textId="20A6A5BD" w:rsidR="00A3344F" w:rsidRPr="00C53FC0" w:rsidRDefault="00A3344F" w:rsidP="00A3344F">
      <w:pPr>
        <w:pStyle w:val="Heading1"/>
      </w:pPr>
      <w:r w:rsidRPr="00C53FC0">
        <w:t>RESULTS AND OBSER</w:t>
      </w:r>
      <w:r w:rsidR="0015693A" w:rsidRPr="00C53FC0">
        <w:t>V</w:t>
      </w:r>
      <w:r w:rsidRPr="00C53FC0">
        <w:t>ATIONS</w:t>
      </w:r>
    </w:p>
    <w:p w14:paraId="1AF5DC44" w14:textId="2BD52A08" w:rsidR="00CB10C3" w:rsidRPr="00C53FC0" w:rsidRDefault="00FE7DB2" w:rsidP="00A9640C">
      <w:pPr>
        <w:ind w:firstLine="14.40pt"/>
        <w:jc w:val="both"/>
      </w:pPr>
      <w:r w:rsidRPr="00C53FC0">
        <w:t>Throughout this section, the</w:t>
      </w:r>
      <w:r w:rsidR="00664020" w:rsidRPr="00C53FC0">
        <w:t xml:space="preserve"> gathered data for each hardware/software configuration will be presented and discussed in detail</w:t>
      </w:r>
      <w:r w:rsidRPr="00C53FC0">
        <w:t>. The results compare the performance of the MUSIC and ESPRIT algorithms across the different antenna array configurations tested during the live demonstration. Each configuration is evaluated based on the accuracy and consistency of the estimated direction of arrival obtained during repeated trials.</w:t>
      </w:r>
      <w:r w:rsidR="00C1534E" w:rsidRPr="00C53FC0">
        <w:t xml:space="preserve"> The moving source path is represented by either a </w:t>
      </w:r>
      <w:r w:rsidR="00412A72" w:rsidRPr="00C53FC0">
        <w:t xml:space="preserve">linear or sinusoidal dashed line </w:t>
      </w:r>
      <w:r w:rsidR="00C1534E" w:rsidRPr="00C53FC0">
        <w:t xml:space="preserve">that accurately represents the path the source was </w:t>
      </w:r>
      <w:r w:rsidR="00425484" w:rsidRPr="00C53FC0">
        <w:t>moved</w:t>
      </w:r>
      <w:r w:rsidR="00C1534E" w:rsidRPr="00C53FC0">
        <w:t>.</w:t>
      </w:r>
    </w:p>
    <w:p w14:paraId="2112A87D" w14:textId="7FDB28EE" w:rsidR="003E0398" w:rsidRPr="00C53FC0" w:rsidRDefault="003E0398" w:rsidP="003E0398">
      <w:pPr>
        <w:pStyle w:val="Heading2"/>
      </w:pPr>
      <w:r w:rsidRPr="00C53FC0">
        <w:t>Static Source</w:t>
      </w:r>
      <w:r w:rsidR="009F4903" w:rsidRPr="00C53FC0">
        <w:t xml:space="preserve"> Testing</w:t>
      </w:r>
    </w:p>
    <w:p w14:paraId="35A34568" w14:textId="5558ACAA" w:rsidR="00425484" w:rsidRPr="00C53FC0" w:rsidRDefault="00425484" w:rsidP="00425484">
      <w:pPr>
        <w:pStyle w:val="Heading3"/>
        <w:numPr>
          <w:ilvl w:val="0"/>
          <w:numId w:val="0"/>
        </w:numPr>
        <w:ind w:firstLine="14.40pt"/>
        <w:rPr>
          <w:i w:val="0"/>
          <w:iCs w:val="0"/>
        </w:rPr>
      </w:pPr>
      <w:r w:rsidRPr="00C53FC0">
        <w:rPr>
          <w:i w:val="0"/>
          <w:iCs w:val="0"/>
        </w:rPr>
        <w:t>The first moving source test evaluates the performance of the MUSIC algorithm using the UCA</w:t>
      </w:r>
      <w:r w:rsidR="00D91F4B" w:rsidRPr="00C53FC0">
        <w:rPr>
          <w:i w:val="0"/>
          <w:iCs w:val="0"/>
        </w:rPr>
        <w:t>/ULA</w:t>
      </w:r>
      <w:r w:rsidRPr="00C53FC0">
        <w:rPr>
          <w:i w:val="0"/>
          <w:iCs w:val="0"/>
        </w:rPr>
        <w:t xml:space="preserve"> configuration. The test evaluates the </w:t>
      </w:r>
      <w:r w:rsidR="00CC2163" w:rsidRPr="00C53FC0">
        <w:rPr>
          <w:i w:val="0"/>
          <w:iCs w:val="0"/>
        </w:rPr>
        <w:t>RF source when placed at several fixed azimuth positions</w:t>
      </w:r>
      <w:ins w:id="9" w:author="Logan Boxdorfer" w:date="2026-03-06T22:54:00Z" w16du:dateUtc="2026-03-07T04:54:00Z">
        <w:r w:rsidR="005D293F" w:rsidRPr="00C53FC0">
          <w:rPr>
            <w:i w:val="0"/>
            <w:iCs w:val="0"/>
          </w:rPr>
          <w:t>.</w:t>
        </w:r>
      </w:ins>
      <w:r w:rsidR="00CC2163" w:rsidRPr="00C53FC0">
        <w:rPr>
          <w:i w:val="0"/>
          <w:iCs w:val="0"/>
        </w:rPr>
        <w:t>.</w:t>
      </w:r>
      <w:r w:rsidR="005D293F" w:rsidRPr="00C53FC0">
        <w:rPr>
          <w:i w:val="0"/>
          <w:iCs w:val="0"/>
        </w:rPr>
        <w:t xml:space="preserve"> Figure 19</w:t>
      </w:r>
      <w:r w:rsidR="00CC2163" w:rsidRPr="00C53FC0">
        <w:rPr>
          <w:i w:val="0"/>
          <w:iCs w:val="0"/>
        </w:rPr>
        <w:t xml:space="preserve"> below </w:t>
      </w:r>
      <w:r w:rsidR="00D91F4B" w:rsidRPr="00C53FC0">
        <w:rPr>
          <w:i w:val="0"/>
          <w:iCs w:val="0"/>
        </w:rPr>
        <w:t xml:space="preserve">presents </w:t>
      </w:r>
      <w:r w:rsidR="00CC2163" w:rsidRPr="00C53FC0">
        <w:rPr>
          <w:i w:val="0"/>
          <w:iCs w:val="0"/>
        </w:rPr>
        <w:t>the relationship between the true azimuth angle and the estimated azimuth for both outdoor and indoor environments, where the dashed line</w:t>
      </w:r>
      <w:r w:rsidR="007D15ED" w:rsidRPr="00C53FC0">
        <w:rPr>
          <w:i w:val="0"/>
          <w:iCs w:val="0"/>
        </w:rPr>
        <w:t xml:space="preserve"> represents the</w:t>
      </w:r>
      <w:r w:rsidR="00CC2163" w:rsidRPr="00C53FC0">
        <w:rPr>
          <w:i w:val="0"/>
          <w:iCs w:val="0"/>
        </w:rPr>
        <w:t>the true source position</w:t>
      </w:r>
      <w:r w:rsidR="00AD72E7" w:rsidRPr="00C53FC0">
        <w:rPr>
          <w:i w:val="0"/>
          <w:iCs w:val="0"/>
        </w:rPr>
        <w:t xml:space="preserve"> Note</w:t>
      </w:r>
      <w:r w:rsidR="0054029D" w:rsidRPr="00C53FC0">
        <w:rPr>
          <w:i w:val="0"/>
          <w:iCs w:val="0"/>
        </w:rPr>
        <w:t>:</w:t>
      </w:r>
      <w:r w:rsidR="00AD72E7" w:rsidRPr="00C53FC0">
        <w:rPr>
          <w:i w:val="0"/>
          <w:iCs w:val="0"/>
        </w:rPr>
        <w:t xml:space="preserve"> Fig. 19 below only depicts DoA using MUSIC—as ESPRIT has been shown to prove unsatisfactory for a</w:t>
      </w:r>
      <w:r w:rsidR="001F7494" w:rsidRPr="00C53FC0">
        <w:rPr>
          <w:i w:val="0"/>
          <w:iCs w:val="0"/>
        </w:rPr>
        <w:t xml:space="preserve"> 4-element UCA.</w:t>
      </w:r>
      <w:r w:rsidR="00AD72E7" w:rsidRPr="00C53FC0">
        <w:rPr>
          <w:i w:val="0"/>
          <w:iCs w:val="0"/>
        </w:rPr>
        <w:t xml:space="preserve"> </w:t>
      </w:r>
    </w:p>
    <w:p w14:paraId="1761C101" w14:textId="77777777" w:rsidR="00747D48" w:rsidRPr="00C53FC0" w:rsidRDefault="00425484" w:rsidP="00747D48">
      <w:pPr>
        <w:keepNext/>
        <w:jc w:val="both"/>
      </w:pPr>
      <w:r w:rsidRPr="00C53FC0">
        <w:rPr>
          <w:sz w:val="8"/>
          <w:szCs w:val="8"/>
        </w:rPr>
        <w:lastRenderedPageBreak/>
        <w:t>\</w:t>
      </w:r>
      <w:r w:rsidRPr="00C53FC0">
        <w:rPr>
          <w:noProof/>
        </w:rPr>
        <w:t xml:space="preserve"> </w:t>
      </w:r>
      <w:r w:rsidRPr="00C53FC0">
        <w:rPr>
          <w:noProof/>
          <w:sz w:val="16"/>
          <w:szCs w:val="16"/>
        </w:rPr>
        <w:drawing>
          <wp:inline distT="0" distB="0" distL="0" distR="0" wp14:anchorId="576DD001" wp14:editId="60D5BDBD">
            <wp:extent cx="2915393" cy="1342686"/>
            <wp:effectExtent l="0" t="0" r="0" b="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36" cstate="print">
                      <a:extLst>
                        <a:ext uri="{28A0092B-C50C-407E-A947-70E740481C1C}">
                          <a14:useLocalDpi xmlns:a14="http://schemas.microsoft.com/office/drawing/2010/main" val="0"/>
                        </a:ext>
                      </a:extLst>
                    </a:blip>
                    <a:srcRect t="6.621%"/>
                    <a:stretch>
                      <a:fillRect/>
                    </a:stretch>
                  </pic:blipFill>
                  <pic:spPr bwMode="auto">
                    <a:xfrm>
                      <a:off x="0" y="0"/>
                      <a:ext cx="2923390" cy="1346369"/>
                    </a:xfrm>
                    <a:prstGeom prst="rect">
                      <a:avLst/>
                    </a:prstGeom>
                    <a:ln>
                      <a:noFill/>
                    </a:ln>
                    <a:extLst>
                      <a:ext uri="{53640926-AAD7-44D8-BBD7-CCE9431645EC}">
                        <a14:shadowObscured xmlns:a14="http://schemas.microsoft.com/office/drawing/2010/main"/>
                      </a:ext>
                    </a:extLst>
                  </pic:spPr>
                </pic:pic>
              </a:graphicData>
            </a:graphic>
          </wp:inline>
        </w:drawing>
      </w:r>
    </w:p>
    <w:p w14:paraId="55F5DD9A" w14:textId="06A4AC78" w:rsidR="00425484" w:rsidRPr="00C53FC0" w:rsidRDefault="00747D48" w:rsidP="00747D48">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20</w:t>
      </w:r>
      <w:r w:rsidRPr="00C53FC0">
        <w:rPr>
          <w:i w:val="0"/>
          <w:iCs w:val="0"/>
          <w:sz w:val="14"/>
          <w:szCs w:val="14"/>
        </w:rPr>
        <w:fldChar w:fldCharType="end"/>
      </w:r>
      <w:r w:rsidRPr="00C53FC0">
        <w:rPr>
          <w:i w:val="0"/>
          <w:iCs w:val="0"/>
          <w:sz w:val="14"/>
          <w:szCs w:val="14"/>
        </w:rPr>
        <w:t xml:space="preserve">. True vs Estimated DoA for </w:t>
      </w:r>
      <w:r w:rsidRPr="00C53FC0">
        <w:rPr>
          <w:i w:val="0"/>
          <w:iCs w:val="0"/>
          <w:sz w:val="14"/>
          <w:szCs w:val="14"/>
        </w:rPr>
        <w:t>UCA MUSIC Azimuth (Outside, Inside</w:t>
      </w:r>
      <w:r w:rsidRPr="00C53FC0">
        <w:rPr>
          <w:i w:val="0"/>
          <w:iCs w:val="0"/>
          <w:sz w:val="14"/>
          <w:szCs w:val="14"/>
        </w:rPr>
        <w:t>)</w:t>
      </w:r>
    </w:p>
    <w:p w14:paraId="66D68A1C" w14:textId="77777777" w:rsidR="00425484" w:rsidRPr="00C53FC0" w:rsidRDefault="00425484" w:rsidP="00425484">
      <w:pPr>
        <w:rPr>
          <w:sz w:val="8"/>
          <w:szCs w:val="8"/>
        </w:rPr>
      </w:pPr>
    </w:p>
    <w:p w14:paraId="620C8686" w14:textId="44BF821D" w:rsidR="00493CD4" w:rsidRPr="00C53FC0" w:rsidRDefault="00C054E0" w:rsidP="00493CD4">
      <w:pPr>
        <w:pStyle w:val="Heading3"/>
        <w:numPr>
          <w:ilvl w:val="0"/>
          <w:numId w:val="0"/>
        </w:numPr>
        <w:ind w:firstLine="14.40pt"/>
        <w:rPr>
          <w:i w:val="0"/>
          <w:iCs w:val="0"/>
        </w:rPr>
      </w:pPr>
      <w:r w:rsidRPr="00C53FC0">
        <w:rPr>
          <w:i w:val="0"/>
          <w:iCs w:val="0"/>
        </w:rPr>
        <w:t>Referencing outside testing,</w:t>
      </w:r>
      <w:r w:rsidR="006F2BED" w:rsidRPr="00C53FC0">
        <w:rPr>
          <w:i w:val="0"/>
          <w:iCs w:val="0"/>
        </w:rPr>
        <w:t xml:space="preserve"> it is apparent that </w:t>
      </w:r>
      <w:r w:rsidR="00904DB2" w:rsidRPr="00C53FC0">
        <w:rPr>
          <w:i w:val="0"/>
          <w:iCs w:val="0"/>
        </w:rPr>
        <w:t xml:space="preserve">most </w:t>
      </w:r>
      <w:r w:rsidR="006F2BED" w:rsidRPr="00C53FC0">
        <w:rPr>
          <w:i w:val="0"/>
          <w:iCs w:val="0"/>
        </w:rPr>
        <w:t xml:space="preserve">estimations are rather accurate, while </w:t>
      </w:r>
      <w:r w:rsidR="00904DB2" w:rsidRPr="00C53FC0">
        <w:rPr>
          <w:i w:val="0"/>
          <w:iCs w:val="0"/>
        </w:rPr>
        <w:t xml:space="preserve">few </w:t>
      </w:r>
      <w:r w:rsidR="006F2BED" w:rsidRPr="00C53FC0">
        <w:rPr>
          <w:i w:val="0"/>
          <w:iCs w:val="0"/>
        </w:rPr>
        <w:t xml:space="preserve">were not. This preliminarily indicates that </w:t>
      </w:r>
      <w:r w:rsidR="00904DB2" w:rsidRPr="00C53FC0">
        <w:rPr>
          <w:i w:val="0"/>
          <w:iCs w:val="0"/>
        </w:rPr>
        <w:t xml:space="preserve">further testing should be conducted to determine the cause of </w:t>
      </w:r>
      <w:r w:rsidR="008A42BC" w:rsidRPr="00C53FC0">
        <w:rPr>
          <w:i w:val="0"/>
          <w:iCs w:val="0"/>
        </w:rPr>
        <w:t>these outliers, and how that they can be mitigated against.</w:t>
      </w:r>
      <w:r w:rsidR="008C1BDB" w:rsidRPr="00C53FC0">
        <w:rPr>
          <w:i w:val="0"/>
          <w:iCs w:val="0"/>
        </w:rPr>
        <w:t xml:space="preserve"> </w:t>
      </w:r>
      <w:r w:rsidR="008A42BC" w:rsidRPr="00C53FC0">
        <w:rPr>
          <w:i w:val="0"/>
          <w:iCs w:val="0"/>
        </w:rPr>
        <w:t xml:space="preserve">Regarding indoor testing, </w:t>
      </w:r>
      <w:r w:rsidR="00493CD4" w:rsidRPr="00C53FC0">
        <w:rPr>
          <w:i w:val="0"/>
          <w:iCs w:val="0"/>
        </w:rPr>
        <w:t xml:space="preserve">the algorithm is generally able to track the source direction with reasonable accuracy. However, some spread in the measurements is </w:t>
      </w:r>
      <w:r w:rsidR="008A42BC" w:rsidRPr="00C53FC0">
        <w:rPr>
          <w:i w:val="0"/>
          <w:iCs w:val="0"/>
        </w:rPr>
        <w:t xml:space="preserve">still </w:t>
      </w:r>
      <w:r w:rsidR="00493CD4" w:rsidRPr="00C53FC0">
        <w:rPr>
          <w:i w:val="0"/>
          <w:iCs w:val="0"/>
        </w:rPr>
        <w:t>presen</w:t>
      </w:r>
      <w:ins w:id="10" w:author="Logan Boxdorfer" w:date="2026-03-06T23:14:00Z" w16du:dateUtc="2026-03-07T05:14:00Z">
        <w:r w:rsidR="00091ADC" w:rsidRPr="00C53FC0">
          <w:rPr>
            <w:i w:val="0"/>
            <w:iCs w:val="0"/>
          </w:rPr>
          <w:t>t</w:t>
        </w:r>
      </w:ins>
      <w:r w:rsidR="004A63BB" w:rsidRPr="00C53FC0">
        <w:rPr>
          <w:i w:val="0"/>
          <w:iCs w:val="0"/>
        </w:rPr>
        <w:t>—</w:t>
      </w:r>
      <w:r w:rsidR="00091ADC" w:rsidRPr="00C53FC0">
        <w:rPr>
          <w:i w:val="0"/>
          <w:iCs w:val="0"/>
        </w:rPr>
        <w:t xml:space="preserve">even for repeated </w:t>
      </w:r>
      <w:r w:rsidR="00F82322" w:rsidRPr="00C53FC0">
        <w:rPr>
          <w:i w:val="0"/>
          <w:iCs w:val="0"/>
        </w:rPr>
        <w:t xml:space="preserve">trials. </w:t>
      </w:r>
      <w:commentRangeStart w:id="11"/>
      <w:r w:rsidR="00091ADC" w:rsidRPr="00C53FC0">
        <w:rPr>
          <w:i w:val="0"/>
          <w:iCs w:val="0"/>
        </w:rPr>
        <w:t xml:space="preserve">These issues align with the </w:t>
      </w:r>
      <w:r w:rsidR="00182342" w:rsidRPr="00C53FC0">
        <w:rPr>
          <w:i w:val="0"/>
          <w:iCs w:val="0"/>
        </w:rPr>
        <w:t>afore</w:t>
      </w:r>
      <w:r w:rsidR="00091ADC" w:rsidRPr="00C53FC0">
        <w:rPr>
          <w:i w:val="0"/>
          <w:iCs w:val="0"/>
        </w:rPr>
        <w:t xml:space="preserve">mentioned inherent </w:t>
      </w:r>
      <w:r w:rsidR="008F757E" w:rsidRPr="00C53FC0">
        <w:rPr>
          <w:i w:val="0"/>
          <w:iCs w:val="0"/>
        </w:rPr>
        <w:t xml:space="preserve">limited  </w:t>
      </w:r>
      <w:r w:rsidR="00091ADC" w:rsidRPr="00C53FC0">
        <w:rPr>
          <w:i w:val="0"/>
          <w:iCs w:val="0"/>
        </w:rPr>
        <w:t xml:space="preserve">behavior and capabilities of the 4-element UCA. </w:t>
      </w:r>
      <w:commentRangeEnd w:id="11"/>
      <w:r w:rsidR="00747D48" w:rsidRPr="00C53FC0">
        <w:rPr>
          <w:rStyle w:val="CommentReference"/>
          <w:i w:val="0"/>
          <w:iCs w:val="0"/>
          <w:sz w:val="20"/>
          <w:szCs w:val="20"/>
        </w:rPr>
        <w:commentReference w:id="11"/>
      </w:r>
      <w:r w:rsidR="00493CD4" w:rsidRPr="00C53FC0">
        <w:rPr>
          <w:i w:val="0"/>
          <w:iCs w:val="0"/>
        </w:rPr>
        <w:t>caused by measurement noise and environmental effects</w:t>
      </w:r>
      <w:ins w:id="12" w:author="Logan Boxdorfer" w:date="2026-03-06T22:56:00Z" w16du:dateUtc="2026-03-07T04:56:00Z">
        <w:r w:rsidR="00493CD4" w:rsidRPr="00C53FC0">
          <w:rPr>
            <w:i w:val="0"/>
            <w:iCs w:val="0"/>
          </w:rPr>
          <w:t>.</w:t>
        </w:r>
      </w:ins>
    </w:p>
    <w:p w14:paraId="2000AFF8" w14:textId="25DEE0A6" w:rsidR="00A9640C" w:rsidRPr="00C53FC0" w:rsidRDefault="00BE570C" w:rsidP="00493CD4">
      <w:pPr>
        <w:pStyle w:val="Heading3"/>
        <w:numPr>
          <w:ilvl w:val="0"/>
          <w:numId w:val="0"/>
        </w:numPr>
        <w:ind w:firstLine="14.40pt"/>
        <w:rPr>
          <w:i w:val="0"/>
          <w:iCs w:val="0"/>
        </w:rPr>
      </w:pPr>
      <w:r w:rsidRPr="00C53FC0">
        <w:rPr>
          <w:i w:val="0"/>
          <w:iCs w:val="0"/>
        </w:rPr>
        <w:t>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allows for a direct comparison of algorithm performance when operating under the same array geometry and environmental conditions. As shown in Fig. 20, the estimated azimuth values are plotted against the true source position, with the dashed diagonal line representing the ideal case where the estimated DoA exactly matches the true angle. While both algorithms generally follow the expected trend, noticeable spread in the measurements can be observed, indicating estimation variance caused by indoor multipath and measurement noise. Overall, the results highlight differences in estimation consistency between the MUSIC and ESPRIT algorithms when applied to the horizontal ULA configuration.</w:t>
      </w:r>
    </w:p>
    <w:p w14:paraId="3171CD6C" w14:textId="77777777" w:rsidR="004155A4" w:rsidRPr="00C53FC0" w:rsidRDefault="00CC2163" w:rsidP="004155A4">
      <w:pPr>
        <w:keepNext/>
      </w:pPr>
      <w:r w:rsidRPr="00C53FC0">
        <w:rPr>
          <w:noProof/>
        </w:rPr>
        <w:drawing>
          <wp:inline distT="0" distB="0" distL="0" distR="0" wp14:anchorId="7D9C122D" wp14:editId="435253E8">
            <wp:extent cx="2973741" cy="1413164"/>
            <wp:effectExtent l="0" t="0" r="0"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37"/>
                    <a:srcRect l="1.729%" t="8.97%" r="1.98%" b="5.588%"/>
                    <a:stretch>
                      <a:fillRect/>
                    </a:stretch>
                  </pic:blipFill>
                  <pic:spPr bwMode="auto">
                    <a:xfrm>
                      <a:off x="0" y="0"/>
                      <a:ext cx="2975288" cy="1413899"/>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102B40B5" w:rsidR="00BE570C" w:rsidRPr="00C53FC0" w:rsidRDefault="004155A4" w:rsidP="004155A4">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21</w:t>
      </w:r>
      <w:r w:rsidRPr="00C53FC0">
        <w:rPr>
          <w:i w:val="0"/>
          <w:iCs w:val="0"/>
          <w:sz w:val="14"/>
          <w:szCs w:val="14"/>
        </w:rPr>
        <w:fldChar w:fldCharType="end"/>
      </w:r>
      <w:r w:rsidRPr="00C53FC0">
        <w:rPr>
          <w:i w:val="0"/>
          <w:iCs w:val="0"/>
          <w:sz w:val="14"/>
          <w:szCs w:val="14"/>
        </w:rPr>
        <w:t>. MUSIC/ESPRIT-ULA Static DoA Estimation</w:t>
      </w:r>
    </w:p>
    <w:p w14:paraId="257440F1" w14:textId="77777777" w:rsidR="00E22C6E" w:rsidRPr="00C53FC0" w:rsidRDefault="00E22C6E" w:rsidP="00BE570C">
      <w:pPr>
        <w:rPr>
          <w:sz w:val="8"/>
          <w:szCs w:val="8"/>
        </w:rPr>
      </w:pPr>
    </w:p>
    <w:p w14:paraId="0E7DE52C" w14:textId="364AE119" w:rsidR="00CC2163" w:rsidRPr="00C53FC0" w:rsidRDefault="00BE570C" w:rsidP="00BE570C">
      <w:pPr>
        <w:jc w:val="both"/>
        <w:rPr>
          <w:sz w:val="16"/>
          <w:szCs w:val="16"/>
        </w:rPr>
      </w:pPr>
      <w:r w:rsidRPr="00C53FC0">
        <w:rPr>
          <w:sz w:val="16"/>
          <w:szCs w:val="16"/>
        </w:rPr>
        <w:t xml:space="preserve">        </w:t>
      </w:r>
      <w:r w:rsidRPr="00C53FC0">
        <w:t xml:space="preserve">The final static test evaluates elevation estimation performance using the vertical ULA configuration while applying both the MUSIC and ESPRIT algorithms. Fig. 21 shows the estimated elevation angles compared to the true source elevation during indoor testing, where the dashed diagonal line represents the ideal case of perfect estimation. </w:t>
      </w:r>
      <w:r w:rsidRPr="00C53FC0">
        <w:t>Both algorithms generally capture the trend of increasing elevation; however, noticeable deviation from the ideal line is present across several trials. The MUSIC results show greater spread in the estimated values, particularly at mid-range elevation angles, while the ESPRIT estimates appear slightly more clustered but still exhibit variance due to indoor multipath and measurement noise.</w:t>
      </w:r>
    </w:p>
    <w:p w14:paraId="39ED05CA" w14:textId="77777777" w:rsidR="00BE570C" w:rsidRPr="00C53FC0" w:rsidRDefault="00BE570C" w:rsidP="00BE570C">
      <w:pPr>
        <w:jc w:val="both"/>
        <w:rPr>
          <w:sz w:val="8"/>
          <w:szCs w:val="8"/>
        </w:rPr>
      </w:pPr>
    </w:p>
    <w:p w14:paraId="1C8D74E9" w14:textId="01BDCC02" w:rsidR="00CC2163" w:rsidRPr="00C53FC0" w:rsidRDefault="00CC2163" w:rsidP="00CC2163">
      <w:r w:rsidRPr="00C53FC0">
        <w:rPr>
          <w:noProof/>
        </w:rPr>
        <w:drawing>
          <wp:inline distT="0" distB="0" distL="0" distR="0" wp14:anchorId="6948124F" wp14:editId="73ECDC8B">
            <wp:extent cx="3057654" cy="1496291"/>
            <wp:effectExtent l="0" t="0" r="0" b="8890"/>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38"/>
                    <a:srcRect l="2.304%" t="3.508%" r="1.98%"/>
                    <a:stretch>
                      <a:fillRect/>
                    </a:stretch>
                  </pic:blipFill>
                  <pic:spPr bwMode="auto">
                    <a:xfrm>
                      <a:off x="0" y="0"/>
                      <a:ext cx="3066592" cy="1500665"/>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5707C250" w:rsidR="00CC2163" w:rsidRPr="00C53FC0" w:rsidRDefault="007F46EA" w:rsidP="007F46EA">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22</w:t>
      </w:r>
      <w:r w:rsidRPr="00C53FC0">
        <w:rPr>
          <w:i w:val="0"/>
          <w:iCs w:val="0"/>
          <w:sz w:val="14"/>
          <w:szCs w:val="14"/>
        </w:rPr>
        <w:fldChar w:fldCharType="end"/>
      </w:r>
      <w:r w:rsidRPr="00C53FC0">
        <w:rPr>
          <w:i w:val="0"/>
          <w:iCs w:val="0"/>
          <w:sz w:val="14"/>
          <w:szCs w:val="14"/>
        </w:rPr>
        <w:t>. MUSIC/ESPRIT-ULA Static DoA Estimation</w:t>
      </w:r>
    </w:p>
    <w:p w14:paraId="3226E2B1" w14:textId="78E525C4" w:rsidR="00C5507E" w:rsidRPr="00C53FC0" w:rsidRDefault="00C5507E" w:rsidP="00C5507E">
      <w:pPr>
        <w:pStyle w:val="Heading2"/>
      </w:pPr>
      <w:r w:rsidRPr="00C53FC0">
        <w:t>Moving Source</w:t>
      </w:r>
      <w:r w:rsidR="009F4903" w:rsidRPr="00C53FC0">
        <w:t xml:space="preserve"> Testing</w:t>
      </w:r>
    </w:p>
    <w:p w14:paraId="556B7630" w14:textId="1BDEF0C2" w:rsidR="00A9640C" w:rsidRPr="00C53FC0" w:rsidRDefault="005516D3" w:rsidP="005516D3">
      <w:pPr>
        <w:pStyle w:val="Heading3"/>
        <w:numPr>
          <w:ilvl w:val="0"/>
          <w:numId w:val="0"/>
        </w:numPr>
        <w:ind w:firstLine="14.40pt"/>
        <w:rPr>
          <w:i w:val="0"/>
          <w:iCs w:val="0"/>
        </w:rPr>
      </w:pPr>
      <w:r w:rsidRPr="00C53FC0">
        <w:rPr>
          <w:i w:val="0"/>
          <w:iCs w:val="0"/>
        </w:rPr>
        <w:t xml:space="preserve">The first moving source test evaluates the performance of the MUSIC algorithm using the UCA configuration. </w:t>
      </w:r>
      <w:r w:rsidR="009F4903" w:rsidRPr="00C53FC0">
        <w:rPr>
          <w:i w:val="0"/>
          <w:iCs w:val="0"/>
        </w:rPr>
        <w:t xml:space="preserve">The test evaluates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w:t>
      </w:r>
      <w:r w:rsidR="00C1534E" w:rsidRPr="00C53FC0">
        <w:rPr>
          <w:i w:val="0"/>
          <w:iCs w:val="0"/>
        </w:rPr>
        <w:t xml:space="preserve">complete circular </w:t>
      </w:r>
      <w:r w:rsidR="009F4903" w:rsidRPr="00C53FC0">
        <w:rPr>
          <w:i w:val="0"/>
          <w:iCs w:val="0"/>
        </w:rPr>
        <w:t>motion across the azimuth range to evaluate how well the estimation algorithm responds to directional changes. The resulting DoA estimates for both motion patterns are shown in the figures below.</w:t>
      </w:r>
    </w:p>
    <w:p w14:paraId="086297BA" w14:textId="5221E83F" w:rsidR="002F7D3E" w:rsidRPr="00C53FC0" w:rsidRDefault="001B4CDC" w:rsidP="00A6163A">
      <w:pPr>
        <w:jc w:val="both"/>
        <w:rPr>
          <w:sz w:val="8"/>
          <w:szCs w:val="8"/>
        </w:rPr>
      </w:pPr>
      <w:r w:rsidRPr="00C53FC0">
        <w:rPr>
          <w:sz w:val="8"/>
          <w:szCs w:val="8"/>
        </w:rPr>
        <w:t>\</w:t>
      </w:r>
    </w:p>
    <w:p w14:paraId="64583D26" w14:textId="77777777" w:rsidR="00FE3EC3" w:rsidRPr="00C53FC0" w:rsidRDefault="00BA7FE0" w:rsidP="00FE3EC3">
      <w:pPr>
        <w:keepNext/>
      </w:pPr>
      <w:r w:rsidRPr="00C53FC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sidRPr="00C53FC0">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p>
    <w:p w14:paraId="745CE548" w14:textId="20D2DEF0" w:rsidR="00AE231C" w:rsidRPr="00C53FC0" w:rsidRDefault="00FE3EC3" w:rsidP="0068313B">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23</w:t>
      </w:r>
      <w:r w:rsidRPr="00C53FC0">
        <w:rPr>
          <w:i w:val="0"/>
          <w:iCs w:val="0"/>
          <w:sz w:val="14"/>
          <w:szCs w:val="14"/>
        </w:rPr>
        <w:fldChar w:fldCharType="end"/>
      </w:r>
      <w:r w:rsidRPr="00C53FC0">
        <w:rPr>
          <w:i w:val="0"/>
          <w:iCs w:val="0"/>
          <w:sz w:val="14"/>
          <w:szCs w:val="14"/>
        </w:rPr>
        <w:t>. MUSIC-UCA Moving RF Source (Indoor)</w:t>
      </w:r>
    </w:p>
    <w:p w14:paraId="5F253A25" w14:textId="14A647C6" w:rsidR="00AE231C" w:rsidRPr="00C53FC0" w:rsidRDefault="00AE231C" w:rsidP="00AE231C">
      <w:pPr>
        <w:rPr>
          <w:sz w:val="8"/>
          <w:szCs w:val="8"/>
        </w:rPr>
      </w:pPr>
    </w:p>
    <w:p w14:paraId="66468218" w14:textId="77777777" w:rsidR="008875D3" w:rsidRPr="00C53FC0" w:rsidRDefault="00C1534E" w:rsidP="008875D3">
      <w:pPr>
        <w:keepNext/>
      </w:pPr>
      <w:r w:rsidRPr="00C53FC0">
        <w:rPr>
          <w:noProof/>
          <w:sz w:val="16"/>
          <w:szCs w:val="16"/>
        </w:rPr>
        <w:lastRenderedPageBreak/>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sidRPr="00C53FC0">
        <w:rPr>
          <w:noProof/>
          <w:sz w:val="16"/>
          <w:szCs w:val="16"/>
        </w:rPr>
        <w:drawing>
          <wp:inline distT="0" distB="0" distL="0" distR="0" wp14:anchorId="3F2305A8" wp14:editId="7296664D">
            <wp:extent cx="3089910" cy="1949450"/>
            <wp:effectExtent l="0" t="0" r="0" b="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89910" cy="1949450"/>
                    </a:xfrm>
                    <a:prstGeom prst="rect">
                      <a:avLst/>
                    </a:prstGeom>
                  </pic:spPr>
                </pic:pic>
              </a:graphicData>
            </a:graphic>
          </wp:inline>
        </w:drawing>
      </w:r>
    </w:p>
    <w:p w14:paraId="10E7A181" w14:textId="1A8551F7" w:rsidR="00AE231C" w:rsidRPr="00C53FC0" w:rsidRDefault="008875D3" w:rsidP="008875D3">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24</w:t>
      </w:r>
      <w:r w:rsidRPr="00C53FC0">
        <w:rPr>
          <w:i w:val="0"/>
          <w:iCs w:val="0"/>
          <w:sz w:val="14"/>
          <w:szCs w:val="14"/>
        </w:rPr>
        <w:fldChar w:fldCharType="end"/>
      </w:r>
      <w:r w:rsidRPr="00C53FC0">
        <w:rPr>
          <w:i w:val="0"/>
          <w:iCs w:val="0"/>
          <w:sz w:val="14"/>
          <w:szCs w:val="14"/>
        </w:rPr>
        <w:t>. MUSIC-UCA Moving RF Source (Indoor)</w:t>
      </w:r>
    </w:p>
    <w:p w14:paraId="13919E0B" w14:textId="77777777" w:rsidR="009F4903" w:rsidRPr="00C53FC0" w:rsidRDefault="009F4903" w:rsidP="00AE231C">
      <w:pPr>
        <w:rPr>
          <w:sz w:val="8"/>
          <w:szCs w:val="8"/>
        </w:rPr>
      </w:pPr>
    </w:p>
    <w:p w14:paraId="20454B38" w14:textId="115DD289" w:rsidR="00863823" w:rsidRPr="00C53FC0" w:rsidRDefault="00C9365F" w:rsidP="009F4903">
      <w:pPr>
        <w:pStyle w:val="Heading3"/>
        <w:numPr>
          <w:ilvl w:val="0"/>
          <w:numId w:val="0"/>
        </w:numPr>
        <w:ind w:firstLine="14.40pt"/>
        <w:rPr>
          <w:i w:val="0"/>
          <w:iCs w:val="0"/>
        </w:rPr>
      </w:pPr>
      <w:r w:rsidRPr="00C53FC0">
        <w:rPr>
          <w:i w:val="0"/>
          <w:iCs w:val="0"/>
        </w:rPr>
        <w:t>The second moving source test evaluates the performance of the ESPRIT algorithm while using the ULA configuration. During this test, the RF sour</w:t>
      </w:r>
      <w:r w:rsidR="009F4903" w:rsidRPr="00C53FC0">
        <w:rPr>
          <w:i w:val="0"/>
          <w:iCs w:val="0"/>
        </w:rPr>
        <w:t>ce was moved very in the same general pattern as the MUSIC where in the 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the figures below.</w:t>
      </w:r>
    </w:p>
    <w:p w14:paraId="38354270" w14:textId="77777777" w:rsidR="008A5DE1" w:rsidRPr="00C53FC0" w:rsidRDefault="008A5DE1" w:rsidP="008A5DE1">
      <w:pPr>
        <w:rPr>
          <w:sz w:val="8"/>
          <w:szCs w:val="8"/>
        </w:rPr>
      </w:pPr>
    </w:p>
    <w:p w14:paraId="5A532C7A" w14:textId="77777777" w:rsidR="00AB75E1" w:rsidRPr="00C53FC0" w:rsidRDefault="008A5DE1" w:rsidP="00AB75E1">
      <w:pPr>
        <w:keepNext/>
      </w:pPr>
      <w:r w:rsidRPr="00C53FC0">
        <w:rPr>
          <w:noProof/>
          <w:sz w:val="16"/>
          <w:szCs w:val="16"/>
        </w:rPr>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639CFDF6" w14:textId="4C716333" w:rsidR="00863823" w:rsidRPr="00C53FC0" w:rsidRDefault="00AB75E1" w:rsidP="00AB75E1">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25</w:t>
      </w:r>
      <w:r w:rsidRPr="00C53FC0">
        <w:rPr>
          <w:i w:val="0"/>
          <w:iCs w:val="0"/>
          <w:sz w:val="14"/>
          <w:szCs w:val="14"/>
        </w:rPr>
        <w:fldChar w:fldCharType="end"/>
      </w:r>
      <w:r w:rsidRPr="00C53FC0">
        <w:rPr>
          <w:i w:val="0"/>
          <w:iCs w:val="0"/>
          <w:sz w:val="14"/>
          <w:szCs w:val="14"/>
        </w:rPr>
        <w:t>. ESPRIT-ULA Moving RF Source (Indoor)</w:t>
      </w:r>
    </w:p>
    <w:p w14:paraId="2D6973B3" w14:textId="77777777" w:rsidR="00AB75E1" w:rsidRPr="00C53FC0" w:rsidRDefault="00AB75E1" w:rsidP="00AE231C">
      <w:pPr>
        <w:rPr>
          <w:sz w:val="16"/>
          <w:szCs w:val="16"/>
        </w:rPr>
      </w:pPr>
    </w:p>
    <w:p w14:paraId="1EC1BFC2" w14:textId="77777777" w:rsidR="00AE231C" w:rsidRPr="00C53FC0" w:rsidRDefault="00AE231C" w:rsidP="00AE231C">
      <w:pPr>
        <w:rPr>
          <w:sz w:val="8"/>
          <w:szCs w:val="8"/>
        </w:rPr>
      </w:pPr>
    </w:p>
    <w:p w14:paraId="4AA6BBC5" w14:textId="77777777" w:rsidR="00B265AD" w:rsidRPr="00C53FC0" w:rsidRDefault="00AE231C" w:rsidP="00B265AD">
      <w:pPr>
        <w:keepNext/>
      </w:pPr>
      <w:r w:rsidRPr="00C53FC0">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3E0EFAC7" w14:textId="438F4DE2" w:rsidR="00863823" w:rsidRPr="00C53FC0" w:rsidRDefault="00B265AD" w:rsidP="00B265AD">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26</w:t>
      </w:r>
      <w:r w:rsidRPr="00C53FC0">
        <w:rPr>
          <w:i w:val="0"/>
          <w:iCs w:val="0"/>
          <w:sz w:val="14"/>
          <w:szCs w:val="14"/>
        </w:rPr>
        <w:fldChar w:fldCharType="end"/>
      </w:r>
      <w:r w:rsidRPr="00C53FC0">
        <w:rPr>
          <w:i w:val="0"/>
          <w:iCs w:val="0"/>
          <w:sz w:val="14"/>
          <w:szCs w:val="14"/>
        </w:rPr>
        <w:t>. ESPRIT-ULA Moving RF Source (Indoor)</w:t>
      </w:r>
    </w:p>
    <w:p w14:paraId="709AD3FC" w14:textId="77777777" w:rsidR="00CC2163" w:rsidRPr="00C53FC0" w:rsidRDefault="00CC2163" w:rsidP="00863823">
      <w:pPr>
        <w:rPr>
          <w:sz w:val="8"/>
          <w:szCs w:val="8"/>
        </w:rPr>
      </w:pPr>
    </w:p>
    <w:p w14:paraId="42A9A337" w14:textId="27D06558" w:rsidR="00BA7FE0" w:rsidRPr="00C53FC0" w:rsidRDefault="0054796A" w:rsidP="00BA7FE0">
      <w:pPr>
        <w:pStyle w:val="Heading3"/>
        <w:numPr>
          <w:ilvl w:val="0"/>
          <w:numId w:val="0"/>
        </w:numPr>
        <w:ind w:firstLine="14.40pt"/>
        <w:rPr>
          <w:i w:val="0"/>
          <w:iCs w:val="0"/>
        </w:rPr>
      </w:pPr>
      <w:r w:rsidRPr="00C53FC0">
        <w:rPr>
          <w:i w:val="0"/>
          <w:iCs w:val="0"/>
        </w:rPr>
        <w:t xml:space="preserve">The final moving source tests evaluate the performance of the vertical ULA configuration. During these tests, the RF source was moved along the same general paths used in the </w:t>
      </w:r>
      <w:r w:rsidRPr="00C53FC0">
        <w:rPr>
          <w:i w:val="0"/>
          <w:iCs w:val="0"/>
        </w:rPr>
        <w:t>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the figures below.</w:t>
      </w:r>
    </w:p>
    <w:p w14:paraId="00E75BF0" w14:textId="77777777" w:rsidR="00BA7FE0" w:rsidRPr="00C53FC0" w:rsidRDefault="00BA7FE0" w:rsidP="00BA7FE0">
      <w:pPr>
        <w:rPr>
          <w:sz w:val="8"/>
          <w:szCs w:val="8"/>
        </w:rPr>
      </w:pPr>
    </w:p>
    <w:p w14:paraId="005A89D0" w14:textId="77777777" w:rsidR="00A1217F" w:rsidRPr="00C53FC0" w:rsidRDefault="00EC0A07" w:rsidP="00A1217F">
      <w:pPr>
        <w:keepNext/>
      </w:pPr>
      <w:r w:rsidRPr="00C53FC0">
        <w:rPr>
          <w:noProof/>
          <w:sz w:val="16"/>
          <w:szCs w:val="16"/>
        </w:rPr>
        <w:drawing>
          <wp:inline distT="0" distB="0" distL="0" distR="0" wp14:anchorId="34A51595" wp14:editId="4E8B5090">
            <wp:extent cx="3027393" cy="2084832"/>
            <wp:effectExtent l="0" t="0" r="1905" b="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39018" cy="2092838"/>
                    </a:xfrm>
                    <a:prstGeom prst="rect">
                      <a:avLst/>
                    </a:prstGeom>
                  </pic:spPr>
                </pic:pic>
              </a:graphicData>
            </a:graphic>
          </wp:inline>
        </w:drawing>
      </w:r>
    </w:p>
    <w:p w14:paraId="2086B4A7" w14:textId="283B773D" w:rsidR="00BA7FE0" w:rsidRPr="00C53FC0" w:rsidRDefault="00A1217F" w:rsidP="00B229DD">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27</w:t>
      </w:r>
      <w:r w:rsidRPr="00C53FC0">
        <w:rPr>
          <w:i w:val="0"/>
          <w:iCs w:val="0"/>
          <w:sz w:val="14"/>
          <w:szCs w:val="14"/>
        </w:rPr>
        <w:fldChar w:fldCharType="end"/>
      </w:r>
      <w:r w:rsidRPr="00C53FC0">
        <w:rPr>
          <w:i w:val="0"/>
          <w:iCs w:val="0"/>
          <w:sz w:val="14"/>
          <w:szCs w:val="14"/>
        </w:rPr>
        <w:t>. MUSIC-ULA Moving RF Source (Indoor)</w:t>
      </w:r>
    </w:p>
    <w:p w14:paraId="22C36064" w14:textId="77777777" w:rsidR="00FD3CE3" w:rsidRPr="00C53FC0" w:rsidRDefault="00FD3CE3" w:rsidP="00BA7FE0">
      <w:pPr>
        <w:rPr>
          <w:sz w:val="16"/>
          <w:szCs w:val="16"/>
        </w:rPr>
      </w:pPr>
    </w:p>
    <w:p w14:paraId="6ACD2BEE" w14:textId="77777777" w:rsidR="00BA7FE0" w:rsidRPr="00C53FC0" w:rsidRDefault="00BA7FE0" w:rsidP="00BA7FE0">
      <w:pPr>
        <w:rPr>
          <w:sz w:val="8"/>
          <w:szCs w:val="8"/>
        </w:rPr>
      </w:pPr>
    </w:p>
    <w:p w14:paraId="5C1B2B51" w14:textId="4D5C2857" w:rsidR="00BA7FE0" w:rsidRPr="00C53FC0" w:rsidRDefault="004F3B1B" w:rsidP="00BA7FE0">
      <w:pPr>
        <w:rPr>
          <w:sz w:val="16"/>
          <w:szCs w:val="16"/>
        </w:rPr>
      </w:pPr>
      <w:r w:rsidRPr="00C53FC0">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352351A7" w14:textId="20ADE25F" w:rsidR="00863823" w:rsidRPr="00C53FC0" w:rsidRDefault="00B229DD" w:rsidP="00B229DD">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28</w:t>
      </w:r>
      <w:r w:rsidRPr="00C53FC0">
        <w:rPr>
          <w:i w:val="0"/>
          <w:iCs w:val="0"/>
          <w:sz w:val="14"/>
          <w:szCs w:val="14"/>
        </w:rPr>
        <w:fldChar w:fldCharType="end"/>
      </w:r>
      <w:r w:rsidRPr="00C53FC0">
        <w:rPr>
          <w:i w:val="0"/>
          <w:iCs w:val="0"/>
          <w:sz w:val="14"/>
          <w:szCs w:val="14"/>
        </w:rPr>
        <w:t>. ESPRIT-ULA Moving RF Source (Indoor)</w:t>
      </w:r>
    </w:p>
    <w:p w14:paraId="0E67E5EC" w14:textId="77777777" w:rsidR="00B229DD" w:rsidRPr="00C53FC0" w:rsidRDefault="00B229DD" w:rsidP="00BA7FE0">
      <w:pPr>
        <w:rPr>
          <w:sz w:val="16"/>
          <w:szCs w:val="16"/>
        </w:rPr>
      </w:pPr>
    </w:p>
    <w:p w14:paraId="6AAC6F2F" w14:textId="2BACC737" w:rsidR="002E61A4" w:rsidRPr="00C53FC0" w:rsidRDefault="002E61A4" w:rsidP="002E61A4">
      <w:pPr>
        <w:pStyle w:val="Heading1"/>
      </w:pPr>
      <w:r w:rsidRPr="00C53FC0">
        <w:t>C</w:t>
      </w:r>
      <w:r w:rsidR="00120367" w:rsidRPr="00C53FC0">
        <w:t>ONCLUSION</w:t>
      </w:r>
    </w:p>
    <w:p w14:paraId="616C3408" w14:textId="5AB145F2" w:rsidR="00120367" w:rsidRPr="00C53FC0" w:rsidRDefault="00120367" w:rsidP="00120367">
      <w:pPr>
        <w:pStyle w:val="BodyText"/>
        <w:rPr>
          <w:spacing w:val="0"/>
          <w:lang w:val="en-US"/>
        </w:rPr>
      </w:pPr>
      <w:r w:rsidRPr="00C53FC0">
        <w:rPr>
          <w:spacing w:val="0"/>
          <w:lang w:val="en-US"/>
        </w:rPr>
        <w:t xml:space="preserve">This work presented the design and implementation of a fully functioning hybrid RF localization system capable of estimating the azimuth, elevation and range of a since moving RF source. </w:t>
      </w:r>
      <w:r w:rsidR="00A80A19" w:rsidRPr="00C53FC0">
        <w:rPr>
          <w:spacing w:val="0"/>
          <w:lang w:val="en-US"/>
        </w:rPr>
        <w:t>Combining subspace-based Direction-of-Arrival (DoA) algorithms with multi-array antenna designs and LiDAR based range finding provided new and important evaluations of  how array geometry can affect capability. Two antenna geometries were investigated, including a uniform circular array (UCA) for azimuth estimation and uniform linear arrays (ULA) for elevation estimation. The MUSIC and ESPRIT algorithms were evaluated through Monte Carlo simulations and experimental testing to determine their performance under varying signal conditions.</w:t>
      </w:r>
    </w:p>
    <w:p w14:paraId="0BD795F7" w14:textId="4F2968FD" w:rsidR="00A80A19" w:rsidRPr="00C53FC0" w:rsidRDefault="00A80A19" w:rsidP="00120367">
      <w:pPr>
        <w:pStyle w:val="BodyText"/>
        <w:rPr>
          <w:spacing w:val="0"/>
          <w:lang w:val="en-US"/>
        </w:rPr>
      </w:pPr>
      <w:r w:rsidRPr="00C53FC0">
        <w:rPr>
          <w:spacing w:val="0"/>
          <w:lang w:val="en-US"/>
        </w:rPr>
        <w:t xml:space="preserve">Simulation and experimental results demonstrated that both algorithms are capable of accurately estimating DoA when sufficient signal quality and snapshot counts are available. The UCA configuration provided reliable azimuth estimation, while the ULA structures enabled effective </w:t>
      </w:r>
      <w:r w:rsidRPr="00C53FC0">
        <w:rPr>
          <w:spacing w:val="0"/>
          <w:lang w:val="en-US"/>
        </w:rPr>
        <w:lastRenderedPageBreak/>
        <w:t>elevation estimation. Experimental testing with static and moving RF sources confirmed that the system can track target motion and produce stable DoA estimates in an indoor environment where multipath effects were present. By combining RF-based angular estimation with LiDAR range measurements, the system successfully demonstrated the ability to perform full spatial localization of an RF emitter.</w:t>
      </w:r>
    </w:p>
    <w:p w14:paraId="355ED2B0" w14:textId="7F7F4303" w:rsidR="00A80A19" w:rsidRPr="00C53FC0" w:rsidRDefault="00A80A19" w:rsidP="00120367">
      <w:pPr>
        <w:pStyle w:val="BodyText"/>
        <w:rPr>
          <w:spacing w:val="0"/>
        </w:rPr>
      </w:pPr>
      <w:r w:rsidRPr="00C53FC0">
        <w:rPr>
          <w:spacing w:val="0"/>
          <w:lang w:val="en-US"/>
        </w:rPr>
        <w:t>Future work could focus on improving robustness to noise and multipath across different environments, increasing the number of elements per array, exploring additional array geometries, and enabling localization of multiple RF sources simultaneously. These improvements would further enhance the system’s capability and applicability to real-world RF applications such as spectrum monitoring, emitter tracking, and electronic warfare.</w:t>
      </w:r>
    </w:p>
    <w:p w14:paraId="7564B12F" w14:textId="47ADCC4D" w:rsidR="0080791D" w:rsidRPr="00C53FC0" w:rsidRDefault="004F5F5C" w:rsidP="0080791D">
      <w:pPr>
        <w:pStyle w:val="Heading5"/>
      </w:pPr>
      <w:r w:rsidRPr="00C53FC0">
        <w:t>ACKNOWLEDGEMENTS</w:t>
      </w:r>
    </w:p>
    <w:p w14:paraId="0057BB0B" w14:textId="02578CE9" w:rsidR="00854240" w:rsidRPr="00C53FC0" w:rsidRDefault="00A80A19" w:rsidP="00A80A19">
      <w:pPr>
        <w:pStyle w:val="BodyText"/>
        <w:rPr>
          <w:spacing w:val="0"/>
          <w:lang w:val="en-US"/>
        </w:rPr>
      </w:pPr>
      <w:r w:rsidRPr="00C53FC0">
        <w:rPr>
          <w:spacing w:val="0"/>
          <w:lang w:val="en-US"/>
        </w:rPr>
        <w:t xml:space="preserve">We </w:t>
      </w:r>
      <w:r w:rsidR="004F5F5C" w:rsidRPr="00C53FC0">
        <w:rPr>
          <w:spacing w:val="0"/>
          <w:lang w:val="en-US"/>
        </w:rPr>
        <w:t>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r w:rsidRPr="00C53FC0">
        <w:rPr>
          <w:spacing w:val="0"/>
          <w:lang w:val="en-US"/>
        </w:rPr>
        <w:t xml:space="preserve"> We would </w:t>
      </w:r>
      <w:r w:rsidR="004F5F5C" w:rsidRPr="00C53FC0">
        <w:rPr>
          <w:spacing w:val="0"/>
          <w:lang w:val="en-US"/>
        </w:rPr>
        <w:t>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sidRPr="00C53FC0">
        <w:rPr>
          <w:spacing w:val="0"/>
          <w:lang w:val="en-US"/>
        </w:rPr>
        <w:t>.</w:t>
      </w:r>
    </w:p>
    <w:p w14:paraId="013D7E0E" w14:textId="77777777" w:rsidR="00854240" w:rsidRPr="00C53FC0" w:rsidRDefault="00854240" w:rsidP="00A80A19">
      <w:pPr>
        <w:pStyle w:val="Heading5"/>
        <w:jc w:val="both"/>
      </w:pPr>
    </w:p>
    <w:p w14:paraId="15CB1E13" w14:textId="34D59838" w:rsidR="009303D9" w:rsidRPr="00C53FC0" w:rsidRDefault="009303D9" w:rsidP="002F527D">
      <w:pPr>
        <w:pStyle w:val="Heading5"/>
      </w:pPr>
      <w:r w:rsidRPr="00C53FC0">
        <w:t>References</w:t>
      </w:r>
    </w:p>
    <w:p w14:paraId="2C4D7946" w14:textId="4640ECFC" w:rsidR="009303D9" w:rsidRPr="00C53FC0" w:rsidRDefault="00930F35" w:rsidP="0004781E">
      <w:pPr>
        <w:pStyle w:val="references"/>
        <w:ind w:start="17.70pt" w:hanging="17.70pt"/>
      </w:pPr>
      <w:r w:rsidRPr="00C53FC0">
        <w:t>Codău, C.; Buta, R.-C.; Păstrăv, A.; Dolea, P.; Palade, T.; Puschita, E. Experimental Evaluation of an SDR-Based UAV Localization System. Sensors 2024, 24, 2789. https://doi.org/10.3390/s24092789</w:t>
      </w:r>
    </w:p>
    <w:p w14:paraId="2373013E" w14:textId="77777777" w:rsidR="00930F35" w:rsidRPr="00C53FC0" w:rsidRDefault="00930F35" w:rsidP="00930F35">
      <w:pPr>
        <w:pStyle w:val="references"/>
      </w:pPr>
      <w:r w:rsidRPr="00C53FC0">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C53FC0" w:rsidRDefault="00930F35" w:rsidP="00930F35">
      <w:pPr>
        <w:pStyle w:val="references"/>
        <w:numPr>
          <w:ilvl w:val="0"/>
          <w:numId w:val="0"/>
        </w:numPr>
        <w:ind w:start="18pt"/>
      </w:pPr>
      <w:r w:rsidRPr="00C53FC0">
        <w:t>doi: 10.1109/MILCOM.2012.6415851</w:t>
      </w:r>
    </w:p>
    <w:p w14:paraId="4DC385F6" w14:textId="39C604CF" w:rsidR="008C4D84" w:rsidRPr="00C53FC0" w:rsidRDefault="008C4D84" w:rsidP="008C4D84">
      <w:pPr>
        <w:pStyle w:val="references"/>
      </w:pPr>
      <w:r w:rsidRPr="00C53FC0">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10.1109/FGCT.2012.64765631</w:t>
      </w:r>
    </w:p>
    <w:p w14:paraId="15BE6308" w14:textId="15C9352A" w:rsidR="009303D9" w:rsidRPr="00C53FC0" w:rsidRDefault="00AC216F" w:rsidP="00816184">
      <w:pPr>
        <w:pStyle w:val="references"/>
        <w:ind w:start="17.70pt" w:hanging="17.70pt"/>
      </w:pPr>
      <w:hyperlink r:id="rId46" w:history="1">
        <w:r w:rsidRPr="00C53FC0">
          <w:rPr>
            <w:rStyle w:val="Hyperlink"/>
          </w:rPr>
          <w:t>https://wiki.analog.com/_media/resources/tools-software/linux-software/doa_whitepaper.pdf</w:t>
        </w:r>
      </w:hyperlink>
    </w:p>
    <w:p w14:paraId="26DF1C99" w14:textId="5A45AA62" w:rsidR="00AC216F" w:rsidRPr="00C53FC0" w:rsidRDefault="00AC216F" w:rsidP="00AC216F">
      <w:pPr>
        <w:pStyle w:val="references"/>
      </w:pPr>
      <w:bookmarkStart w:id="13" w:name="_Ref222519479"/>
      <w:r w:rsidRPr="00C53FC0">
        <w:t>M. A. ihedrane, A. E. FAdl, and S. Bri, “Direction of Arrival Using 2-D Matrix Pencil Method,” Advances in Science, Technology and Engineering Systems Journal, vol. 4, no. 5, pp. 341–342, 2019, doi: https://doi.org/10.25046/aj040544.</w:t>
      </w:r>
      <w:bookmarkEnd w:id="13"/>
    </w:p>
    <w:p w14:paraId="7424F247" w14:textId="44301DF6" w:rsidR="00AD72E7" w:rsidRPr="00C53FC0" w:rsidRDefault="00AC216F" w:rsidP="00484D70">
      <w:pPr>
        <w:pStyle w:val="references"/>
      </w:pPr>
      <w:bookmarkStart w:id="14" w:name="_Ref222519489"/>
      <w:r w:rsidRPr="00C53FC0">
        <w:t xml:space="preserve">‌Cristian Codău, R.-C. Buta, A. Păstrăv, P. Dolea, Tudor Palade, and E. Puschita, “Experimental Evaluation of an SDR-Based UAV Localization System,” Sensors, vol. 24, no. 9, pp. 2789–2789, Apr. 2024, doi: </w:t>
      </w:r>
      <w:hyperlink r:id="rId47" w:history="1">
        <w:r w:rsidR="00484D70" w:rsidRPr="00C53FC0">
          <w:rPr>
            <w:rStyle w:val="Hyperlink"/>
          </w:rPr>
          <w:t>https://doi.org/10.3390/s24092789</w:t>
        </w:r>
      </w:hyperlink>
      <w:r w:rsidRPr="00C53FC0">
        <w:t>.</w:t>
      </w:r>
      <w:bookmarkEnd w:id="14"/>
    </w:p>
    <w:p w14:paraId="53ECE613" w14:textId="664D2CB5" w:rsidR="00484D70" w:rsidRPr="00C53FC0" w:rsidRDefault="00830BF8" w:rsidP="00414009">
      <w:pPr>
        <w:pStyle w:val="references"/>
        <w:jc w:val="start"/>
      </w:pPr>
      <w:r w:rsidRPr="00C53FC0">
        <w:t xml:space="preserve">K. A. Jabr, H. M. Kwon and N. Tayem, "Modified UCA-ESPRIT for Estimating DOA of Coherent Signals using One Snapshot," VTC Spring 2008 - IEEE Vehicular Technology Conference, Marina Bay, Singapore, 2008, pp. 290-293, doi: </w:t>
      </w:r>
      <w:r w:rsidR="00D95839" w:rsidRPr="00C53FC0">
        <w:t>https://doi.org/</w:t>
      </w:r>
      <w:r w:rsidRPr="00C53FC0">
        <w:t xml:space="preserve">10.1109/VETECS.2008.72. </w:t>
      </w:r>
    </w:p>
    <w:p w14:paraId="0ACF7947" w14:textId="4559041F" w:rsidR="00830BF8" w:rsidRPr="00C53FC0" w:rsidRDefault="00830BF8" w:rsidP="00830BF8">
      <w:pPr>
        <w:pStyle w:val="references"/>
      </w:pPr>
      <w:ins w:id="15" w:author="Logan Boxdorfer" w:date="2026-03-07T10:05:00Z" w16du:dateUtc="2026-03-07T16:05:00Z">
        <w:r w:rsidRPr="00C53FC0">
          <w:t>xxx</w:t>
        </w:r>
      </w:ins>
    </w:p>
    <w:p w14:paraId="372BF624" w14:textId="77777777" w:rsidR="00484D70" w:rsidRPr="00C53FC0" w:rsidRDefault="00484D70" w:rsidP="00484D70">
      <w:pPr>
        <w:pStyle w:val="references"/>
        <w:numPr>
          <w:ilvl w:val="0"/>
          <w:numId w:val="0"/>
        </w:numPr>
      </w:pPr>
    </w:p>
    <w:p w14:paraId="09926F39" w14:textId="77777777" w:rsidR="00484D70" w:rsidRPr="00C53FC0" w:rsidRDefault="00484D70" w:rsidP="00484D70">
      <w:pPr>
        <w:pStyle w:val="references"/>
        <w:numPr>
          <w:ilvl w:val="0"/>
          <w:numId w:val="0"/>
        </w:numPr>
      </w:pPr>
    </w:p>
    <w:p w14:paraId="6749B176" w14:textId="77777777" w:rsidR="00484D70" w:rsidRPr="00C53FC0" w:rsidRDefault="00484D70" w:rsidP="00484D70">
      <w:pPr>
        <w:pStyle w:val="references"/>
        <w:numPr>
          <w:ilvl w:val="0"/>
          <w:numId w:val="0"/>
        </w:numPr>
      </w:pPr>
    </w:p>
    <w:p w14:paraId="1AFDEC0A" w14:textId="77777777" w:rsidR="00484D70" w:rsidRPr="00C53FC0" w:rsidRDefault="00484D70" w:rsidP="00484D70">
      <w:pPr>
        <w:pStyle w:val="references"/>
        <w:numPr>
          <w:ilvl w:val="0"/>
          <w:numId w:val="0"/>
        </w:numPr>
      </w:pPr>
    </w:p>
    <w:p w14:paraId="3F1B48EB" w14:textId="77777777" w:rsidR="00484D70" w:rsidRPr="00C53FC0" w:rsidRDefault="00484D70" w:rsidP="00484D70">
      <w:pPr>
        <w:pStyle w:val="references"/>
        <w:numPr>
          <w:ilvl w:val="0"/>
          <w:numId w:val="0"/>
        </w:numPr>
      </w:pPr>
    </w:p>
    <w:p w14:paraId="50F3512A" w14:textId="77777777" w:rsidR="00484D70" w:rsidRPr="00C53FC0" w:rsidRDefault="00484D70" w:rsidP="00484D70">
      <w:pPr>
        <w:pStyle w:val="references"/>
        <w:numPr>
          <w:ilvl w:val="0"/>
          <w:numId w:val="0"/>
        </w:numPr>
      </w:pPr>
    </w:p>
    <w:p w14:paraId="6A62CAC6" w14:textId="77777777" w:rsidR="00484D70" w:rsidRPr="00C53FC0" w:rsidRDefault="00484D70" w:rsidP="00484D70">
      <w:pPr>
        <w:pStyle w:val="references"/>
        <w:numPr>
          <w:ilvl w:val="0"/>
          <w:numId w:val="0"/>
        </w:numPr>
      </w:pPr>
    </w:p>
    <w:p w14:paraId="642E72BA" w14:textId="77777777" w:rsidR="00484D70" w:rsidRPr="00C53FC0" w:rsidRDefault="00484D70" w:rsidP="00484D70">
      <w:pPr>
        <w:pStyle w:val="references"/>
        <w:numPr>
          <w:ilvl w:val="0"/>
          <w:numId w:val="0"/>
        </w:numPr>
      </w:pPr>
    </w:p>
    <w:p w14:paraId="6B418B89" w14:textId="77777777" w:rsidR="00484D70" w:rsidRPr="00C53FC0" w:rsidRDefault="00484D70" w:rsidP="00484D70">
      <w:pPr>
        <w:pStyle w:val="references"/>
        <w:numPr>
          <w:ilvl w:val="0"/>
          <w:numId w:val="0"/>
        </w:numPr>
      </w:pPr>
    </w:p>
    <w:p w14:paraId="155F05B7" w14:textId="77777777" w:rsidR="00484D70" w:rsidRPr="00C53FC0" w:rsidRDefault="00484D70" w:rsidP="00484D70">
      <w:pPr>
        <w:pStyle w:val="references"/>
        <w:numPr>
          <w:ilvl w:val="0"/>
          <w:numId w:val="0"/>
        </w:numPr>
      </w:pPr>
    </w:p>
    <w:p w14:paraId="42025D4A" w14:textId="77777777" w:rsidR="00484D70" w:rsidRPr="00C53FC0" w:rsidRDefault="00484D70" w:rsidP="00484D70">
      <w:pPr>
        <w:pStyle w:val="references"/>
        <w:numPr>
          <w:ilvl w:val="0"/>
          <w:numId w:val="0"/>
        </w:numPr>
      </w:pPr>
    </w:p>
    <w:p w14:paraId="2B1D7ACD" w14:textId="77777777" w:rsidR="00484D70" w:rsidRPr="00C53FC0" w:rsidRDefault="00484D70" w:rsidP="00484D70">
      <w:pPr>
        <w:pStyle w:val="references"/>
        <w:numPr>
          <w:ilvl w:val="0"/>
          <w:numId w:val="0"/>
        </w:numPr>
      </w:pPr>
    </w:p>
    <w:p w14:paraId="0CB81B6A" w14:textId="77777777" w:rsidR="00484D70" w:rsidRPr="00C53FC0" w:rsidRDefault="00484D70" w:rsidP="00484D70">
      <w:pPr>
        <w:pStyle w:val="references"/>
        <w:numPr>
          <w:ilvl w:val="0"/>
          <w:numId w:val="0"/>
        </w:numPr>
      </w:pPr>
    </w:p>
    <w:p w14:paraId="6E999978" w14:textId="77777777" w:rsidR="00484D70" w:rsidRPr="00C53FC0" w:rsidRDefault="00484D70" w:rsidP="00484D70">
      <w:pPr>
        <w:pStyle w:val="references"/>
        <w:numPr>
          <w:ilvl w:val="0"/>
          <w:numId w:val="0"/>
        </w:numPr>
      </w:pPr>
    </w:p>
    <w:p w14:paraId="1E891150" w14:textId="77777777" w:rsidR="00484D70" w:rsidRPr="00C53FC0" w:rsidRDefault="00484D70" w:rsidP="00484D70">
      <w:pPr>
        <w:pStyle w:val="references"/>
        <w:numPr>
          <w:ilvl w:val="0"/>
          <w:numId w:val="0"/>
        </w:numPr>
      </w:pPr>
    </w:p>
    <w:p w14:paraId="11D4B3C7" w14:textId="77777777" w:rsidR="00484D70" w:rsidRPr="00C53FC0" w:rsidRDefault="00484D70" w:rsidP="00484D70">
      <w:pPr>
        <w:pStyle w:val="references"/>
        <w:numPr>
          <w:ilvl w:val="0"/>
          <w:numId w:val="0"/>
        </w:numPr>
      </w:pPr>
    </w:p>
    <w:p w14:paraId="45BB6EB4" w14:textId="77777777" w:rsidR="00484D70" w:rsidRPr="00C53FC0" w:rsidRDefault="00484D70" w:rsidP="00484D70">
      <w:pPr>
        <w:pStyle w:val="references"/>
        <w:numPr>
          <w:ilvl w:val="0"/>
          <w:numId w:val="0"/>
        </w:numPr>
      </w:pPr>
    </w:p>
    <w:p w14:paraId="43E9F49C" w14:textId="61ADEB3B" w:rsidR="00484D70" w:rsidRPr="00C53FC0" w:rsidRDefault="00484D70">
      <w:pPr>
        <w:pStyle w:val="references"/>
        <w:numPr>
          <w:ilvl w:val="0"/>
          <w:numId w:val="0"/>
        </w:numPr>
        <w:sectPr w:rsidR="00484D70" w:rsidRPr="00C53FC0" w:rsidSect="003B4E04">
          <w:type w:val="continuous"/>
          <w:pgSz w:w="595.30pt" w:h="841.90pt" w:code="9"/>
          <w:pgMar w:top="54pt" w:right="45.35pt" w:bottom="72pt" w:left="45.35pt" w:header="36pt" w:footer="36pt" w:gutter="0pt"/>
          <w:cols w:num="2" w:space="18pt"/>
          <w:docGrid w:linePitch="360"/>
        </w:sectPr>
        <w:pPrChange w:id="16" w:author="Logan Boxdorfer" w:date="2026-03-07T10:01:00Z" w16du:dateUtc="2026-03-07T16:01:00Z">
          <w:pPr>
            <w:pStyle w:val="references"/>
          </w:pPr>
        </w:pPrChange>
      </w:pPr>
    </w:p>
    <w:p w14:paraId="0159E230" w14:textId="0597DF04" w:rsidR="009303D9" w:rsidRPr="00C53FC0" w:rsidRDefault="009303D9" w:rsidP="00A80A19">
      <w:pPr>
        <w:jc w:val="both"/>
      </w:pPr>
    </w:p>
    <w:sectPr w:rsidR="009303D9" w:rsidRPr="00C53FC0"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6" w:author="Logan Boxdorfer" w:date="2026-03-07T10:17:00Z" w:initials="LB">
    <w:p w14:paraId="0E105FC0" w14:textId="77777777" w:rsidR="004B5AE8" w:rsidRDefault="004B5AE8" w:rsidP="004B5AE8">
      <w:pPr>
        <w:pStyle w:val="CommentText"/>
        <w:jc w:val="start"/>
      </w:pPr>
      <w:r>
        <w:rPr>
          <w:rStyle w:val="CommentReference"/>
        </w:rPr>
        <w:annotationRef/>
      </w:r>
      <w:r>
        <w:t>Shorthand. Keep or change?</w:t>
      </w:r>
    </w:p>
  </w:comment>
  <w:comment w:id="11" w:author="Logan Boxdorfer" w:date="2026-03-06T23:16:00Z" w:initials="LB">
    <w:p w14:paraId="2AD3EE97" w14:textId="77777777" w:rsidR="00126DA1" w:rsidRDefault="00126DA1" w:rsidP="00126DA1">
      <w:pPr>
        <w:pStyle w:val="CommentText"/>
        <w:jc w:val="start"/>
      </w:pPr>
      <w:r>
        <w:rPr>
          <w:rStyle w:val="CommentReference"/>
        </w:rPr>
        <w:annotationRef/>
      </w:r>
      <w:r>
        <w:t>Verify this is mentioned above. Important.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0E105FC0" w15:done="1"/>
  <w15:commentEx w15:paraId="2AD3EE97"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0AF75043" w16cex:dateUtc="2026-03-07T16:17:00Z"/>
  <w16cex:commentExtensible w16cex:durableId="3DD6F1AD" w16cex:dateUtc="2026-03-07T05:16: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0E105FC0" w16cid:durableId="0AF75043"/>
  <w16cid:commentId w16cid:paraId="2AD3EE97" w16cid:durableId="3DD6F1AD"/>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E18B25" w14:textId="77777777" w:rsidR="00CD4449" w:rsidRDefault="00CD4449" w:rsidP="001A3B3D">
      <w:r>
        <w:separator/>
      </w:r>
    </w:p>
  </w:endnote>
  <w:endnote w:type="continuationSeparator" w:id="0">
    <w:p w14:paraId="57D97C22" w14:textId="77777777" w:rsidR="00CD4449" w:rsidRDefault="00CD444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Latin Modern Math">
    <w:panose1 w:val="02000503000000000000"/>
    <w:charset w:characterSet="iso-8859-1"/>
    <w:family w:val="modern"/>
    <w:notTrueType/>
    <w:pitch w:val="variable"/>
    <w:sig w:usb0="A00000EF" w:usb1="4201F9EE" w:usb2="02000000" w:usb3="00000000" w:csb0="00000093"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04FACFF7" w:rsidR="00120367" w:rsidRPr="000420D5" w:rsidRDefault="000420D5" w:rsidP="000420D5">
    <w:pPr>
      <w:pStyle w:val="Footer"/>
      <w:jc w:val="start"/>
      <w:rPr>
        <w:sz w:val="16"/>
        <w:szCs w:val="16"/>
      </w:rPr>
    </w:pPr>
    <w:r>
      <w:rPr>
        <w:sz w:val="16"/>
        <w:szCs w:val="16"/>
      </w:rPr>
      <w:t>EAST TEXAS A&amp;M UNIVERSITY – TEAM 2 – DEPT. OF SCIENCE &amp; ENGINEERING – 2026 SENIOR DESIGN PROJECT</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601998C1" w:rsidR="001A3B3D" w:rsidRPr="006F6D3D" w:rsidRDefault="00120367" w:rsidP="0056610F">
    <w:pPr>
      <w:pStyle w:val="Footer"/>
      <w:jc w:val="start"/>
      <w:rPr>
        <w:sz w:val="16"/>
        <w:szCs w:val="16"/>
      </w:rPr>
    </w:pPr>
    <w:r>
      <w:rPr>
        <w:sz w:val="16"/>
        <w:szCs w:val="16"/>
      </w:rPr>
      <w:t xml:space="preserve">EAST TEXAS A&amp;M UNIVERSITY </w:t>
    </w:r>
    <w:r w:rsidR="000420D5">
      <w:rPr>
        <w:sz w:val="16"/>
        <w:szCs w:val="16"/>
      </w:rPr>
      <w:t xml:space="preserve">– TEAM 2 </w:t>
    </w:r>
    <w:r>
      <w:rPr>
        <w:sz w:val="16"/>
        <w:szCs w:val="16"/>
      </w:rPr>
      <w:t xml:space="preserve">– DEPT. OF SCIENCE &amp; ENGINEERING – 2026 </w:t>
    </w:r>
    <w:r w:rsidR="000420D5">
      <w:rPr>
        <w:sz w:val="16"/>
        <w:szCs w:val="16"/>
      </w:rPr>
      <w:t>SENIOR DESIGN PROJECT</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318418" w14:textId="77777777" w:rsidR="00CD4449" w:rsidRDefault="00CD4449" w:rsidP="001A3B3D">
      <w:r>
        <w:separator/>
      </w:r>
    </w:p>
  </w:footnote>
  <w:footnote w:type="continuationSeparator" w:id="0">
    <w:p w14:paraId="51646AB4" w14:textId="77777777" w:rsidR="00CD4449" w:rsidRDefault="00CD444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Logan Boxdorfer">
    <w15:presenceInfo w15:providerId="AD" w15:userId="S::lboxdorfer@leomail.tamuc.edu::8c66af0b-3938-41c3-9dab-8d9c6485e652"/>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07B66"/>
    <w:rsid w:val="00010085"/>
    <w:rsid w:val="000100B9"/>
    <w:rsid w:val="00017A15"/>
    <w:rsid w:val="0002097B"/>
    <w:rsid w:val="0002222E"/>
    <w:rsid w:val="00032D91"/>
    <w:rsid w:val="000416DA"/>
    <w:rsid w:val="000420D5"/>
    <w:rsid w:val="00046E4E"/>
    <w:rsid w:val="0004781E"/>
    <w:rsid w:val="0005396C"/>
    <w:rsid w:val="00057453"/>
    <w:rsid w:val="00060D7C"/>
    <w:rsid w:val="00066080"/>
    <w:rsid w:val="000722AF"/>
    <w:rsid w:val="00073A0F"/>
    <w:rsid w:val="0008049B"/>
    <w:rsid w:val="00080EFC"/>
    <w:rsid w:val="0008269D"/>
    <w:rsid w:val="000855EF"/>
    <w:rsid w:val="00087170"/>
    <w:rsid w:val="0008758A"/>
    <w:rsid w:val="00087D14"/>
    <w:rsid w:val="00091848"/>
    <w:rsid w:val="00091ADC"/>
    <w:rsid w:val="000A6EDA"/>
    <w:rsid w:val="000A7904"/>
    <w:rsid w:val="000B3F2C"/>
    <w:rsid w:val="000C1E68"/>
    <w:rsid w:val="000C4438"/>
    <w:rsid w:val="000D36F9"/>
    <w:rsid w:val="000E19EA"/>
    <w:rsid w:val="000E2B11"/>
    <w:rsid w:val="000E7FC8"/>
    <w:rsid w:val="000F0D1B"/>
    <w:rsid w:val="000F5D6B"/>
    <w:rsid w:val="001011BC"/>
    <w:rsid w:val="00101FD0"/>
    <w:rsid w:val="001042EC"/>
    <w:rsid w:val="001065E5"/>
    <w:rsid w:val="001137F5"/>
    <w:rsid w:val="00120367"/>
    <w:rsid w:val="00125D75"/>
    <w:rsid w:val="00126DA1"/>
    <w:rsid w:val="0013448C"/>
    <w:rsid w:val="0014431B"/>
    <w:rsid w:val="00146494"/>
    <w:rsid w:val="0014732A"/>
    <w:rsid w:val="001500CC"/>
    <w:rsid w:val="00152357"/>
    <w:rsid w:val="0015296A"/>
    <w:rsid w:val="001537E3"/>
    <w:rsid w:val="001554F8"/>
    <w:rsid w:val="0015693A"/>
    <w:rsid w:val="0016591B"/>
    <w:rsid w:val="0017297A"/>
    <w:rsid w:val="00172CD7"/>
    <w:rsid w:val="00177AC4"/>
    <w:rsid w:val="00182342"/>
    <w:rsid w:val="0018612A"/>
    <w:rsid w:val="001943F6"/>
    <w:rsid w:val="001949BE"/>
    <w:rsid w:val="0019544F"/>
    <w:rsid w:val="00195D4D"/>
    <w:rsid w:val="001A2EFD"/>
    <w:rsid w:val="001A3B3D"/>
    <w:rsid w:val="001B4CDC"/>
    <w:rsid w:val="001B67DC"/>
    <w:rsid w:val="001D1EF5"/>
    <w:rsid w:val="001E3C80"/>
    <w:rsid w:val="001E6010"/>
    <w:rsid w:val="001E63E8"/>
    <w:rsid w:val="001F1C8E"/>
    <w:rsid w:val="001F236A"/>
    <w:rsid w:val="001F5A32"/>
    <w:rsid w:val="001F7494"/>
    <w:rsid w:val="002037D1"/>
    <w:rsid w:val="002105A1"/>
    <w:rsid w:val="00215402"/>
    <w:rsid w:val="0022386F"/>
    <w:rsid w:val="002254A9"/>
    <w:rsid w:val="002339A9"/>
    <w:rsid w:val="00233A43"/>
    <w:rsid w:val="00233D97"/>
    <w:rsid w:val="002347A2"/>
    <w:rsid w:val="002427C2"/>
    <w:rsid w:val="00247372"/>
    <w:rsid w:val="00253661"/>
    <w:rsid w:val="00256D4C"/>
    <w:rsid w:val="002600C7"/>
    <w:rsid w:val="00265306"/>
    <w:rsid w:val="0026656B"/>
    <w:rsid w:val="0027031F"/>
    <w:rsid w:val="0027133B"/>
    <w:rsid w:val="0027375C"/>
    <w:rsid w:val="002817A1"/>
    <w:rsid w:val="002850E3"/>
    <w:rsid w:val="00292B29"/>
    <w:rsid w:val="002A50B1"/>
    <w:rsid w:val="002A527C"/>
    <w:rsid w:val="002B4837"/>
    <w:rsid w:val="002C2015"/>
    <w:rsid w:val="002C21E1"/>
    <w:rsid w:val="002D63A2"/>
    <w:rsid w:val="002E1983"/>
    <w:rsid w:val="002E4CCD"/>
    <w:rsid w:val="002E61A4"/>
    <w:rsid w:val="002E7CBA"/>
    <w:rsid w:val="002E7E8A"/>
    <w:rsid w:val="002F2C1D"/>
    <w:rsid w:val="002F3EF0"/>
    <w:rsid w:val="002F527D"/>
    <w:rsid w:val="002F7D3E"/>
    <w:rsid w:val="00301A59"/>
    <w:rsid w:val="0030332B"/>
    <w:rsid w:val="00303B39"/>
    <w:rsid w:val="00305CE0"/>
    <w:rsid w:val="00314D5E"/>
    <w:rsid w:val="00315E64"/>
    <w:rsid w:val="00322056"/>
    <w:rsid w:val="00323FA6"/>
    <w:rsid w:val="00324E4D"/>
    <w:rsid w:val="003251FF"/>
    <w:rsid w:val="003323B8"/>
    <w:rsid w:val="00333A48"/>
    <w:rsid w:val="003357D0"/>
    <w:rsid w:val="00336270"/>
    <w:rsid w:val="00336ADA"/>
    <w:rsid w:val="00337008"/>
    <w:rsid w:val="00340075"/>
    <w:rsid w:val="00340308"/>
    <w:rsid w:val="00341BB4"/>
    <w:rsid w:val="003431C0"/>
    <w:rsid w:val="00354FCF"/>
    <w:rsid w:val="0035639D"/>
    <w:rsid w:val="00357D90"/>
    <w:rsid w:val="00360BBE"/>
    <w:rsid w:val="00360EA2"/>
    <w:rsid w:val="003610D4"/>
    <w:rsid w:val="003652AD"/>
    <w:rsid w:val="0036533D"/>
    <w:rsid w:val="0036654E"/>
    <w:rsid w:val="0038104D"/>
    <w:rsid w:val="00392A07"/>
    <w:rsid w:val="00393620"/>
    <w:rsid w:val="00397225"/>
    <w:rsid w:val="003A0136"/>
    <w:rsid w:val="003A090F"/>
    <w:rsid w:val="003A19E2"/>
    <w:rsid w:val="003A2738"/>
    <w:rsid w:val="003A3007"/>
    <w:rsid w:val="003B2B40"/>
    <w:rsid w:val="003B3A5A"/>
    <w:rsid w:val="003B4E04"/>
    <w:rsid w:val="003C4196"/>
    <w:rsid w:val="003D30F1"/>
    <w:rsid w:val="003D3D04"/>
    <w:rsid w:val="003D3E4A"/>
    <w:rsid w:val="003D48DF"/>
    <w:rsid w:val="003D49D4"/>
    <w:rsid w:val="003D7260"/>
    <w:rsid w:val="003D7E3C"/>
    <w:rsid w:val="003E0398"/>
    <w:rsid w:val="003E2867"/>
    <w:rsid w:val="003E7D80"/>
    <w:rsid w:val="003F0B2D"/>
    <w:rsid w:val="003F1036"/>
    <w:rsid w:val="003F2E06"/>
    <w:rsid w:val="003F5A08"/>
    <w:rsid w:val="003F65C3"/>
    <w:rsid w:val="004025BF"/>
    <w:rsid w:val="00402641"/>
    <w:rsid w:val="00403685"/>
    <w:rsid w:val="004077E7"/>
    <w:rsid w:val="004107FB"/>
    <w:rsid w:val="00412A72"/>
    <w:rsid w:val="00414009"/>
    <w:rsid w:val="00415014"/>
    <w:rsid w:val="004155A4"/>
    <w:rsid w:val="00420716"/>
    <w:rsid w:val="004221F6"/>
    <w:rsid w:val="004231F4"/>
    <w:rsid w:val="00425484"/>
    <w:rsid w:val="0043026B"/>
    <w:rsid w:val="004325FB"/>
    <w:rsid w:val="004432BA"/>
    <w:rsid w:val="0044407E"/>
    <w:rsid w:val="00445CA1"/>
    <w:rsid w:val="00447BB9"/>
    <w:rsid w:val="00454421"/>
    <w:rsid w:val="004554A3"/>
    <w:rsid w:val="00455BFB"/>
    <w:rsid w:val="0046031D"/>
    <w:rsid w:val="0046692A"/>
    <w:rsid w:val="00473AC9"/>
    <w:rsid w:val="00475EA9"/>
    <w:rsid w:val="00480761"/>
    <w:rsid w:val="00481ECB"/>
    <w:rsid w:val="00484D70"/>
    <w:rsid w:val="00486136"/>
    <w:rsid w:val="00493CD4"/>
    <w:rsid w:val="004953A7"/>
    <w:rsid w:val="00495427"/>
    <w:rsid w:val="00497545"/>
    <w:rsid w:val="00497E19"/>
    <w:rsid w:val="004A63BB"/>
    <w:rsid w:val="004B2ED3"/>
    <w:rsid w:val="004B368A"/>
    <w:rsid w:val="004B4643"/>
    <w:rsid w:val="004B46DC"/>
    <w:rsid w:val="004B4CC1"/>
    <w:rsid w:val="004B5AE8"/>
    <w:rsid w:val="004C1187"/>
    <w:rsid w:val="004C1BEE"/>
    <w:rsid w:val="004C28ED"/>
    <w:rsid w:val="004C3510"/>
    <w:rsid w:val="004D2240"/>
    <w:rsid w:val="004D72B5"/>
    <w:rsid w:val="004E4846"/>
    <w:rsid w:val="004E5A83"/>
    <w:rsid w:val="004F3B1B"/>
    <w:rsid w:val="004F41B3"/>
    <w:rsid w:val="004F52B7"/>
    <w:rsid w:val="004F5F5C"/>
    <w:rsid w:val="004F659B"/>
    <w:rsid w:val="0050431D"/>
    <w:rsid w:val="0050550C"/>
    <w:rsid w:val="005067CE"/>
    <w:rsid w:val="00524535"/>
    <w:rsid w:val="00527C5F"/>
    <w:rsid w:val="00532558"/>
    <w:rsid w:val="0054029D"/>
    <w:rsid w:val="0054561F"/>
    <w:rsid w:val="00547447"/>
    <w:rsid w:val="0054796A"/>
    <w:rsid w:val="005516D3"/>
    <w:rsid w:val="005519E2"/>
    <w:rsid w:val="00551A80"/>
    <w:rsid w:val="00551B7F"/>
    <w:rsid w:val="00557C50"/>
    <w:rsid w:val="005653F4"/>
    <w:rsid w:val="0056610F"/>
    <w:rsid w:val="00570352"/>
    <w:rsid w:val="00570D4B"/>
    <w:rsid w:val="00575BCA"/>
    <w:rsid w:val="005763A4"/>
    <w:rsid w:val="00582C8E"/>
    <w:rsid w:val="005858DE"/>
    <w:rsid w:val="00593E93"/>
    <w:rsid w:val="00594E31"/>
    <w:rsid w:val="0059675F"/>
    <w:rsid w:val="005A3FC3"/>
    <w:rsid w:val="005A41D0"/>
    <w:rsid w:val="005A6D5A"/>
    <w:rsid w:val="005A72C2"/>
    <w:rsid w:val="005B0344"/>
    <w:rsid w:val="005B1448"/>
    <w:rsid w:val="005B3561"/>
    <w:rsid w:val="005B4591"/>
    <w:rsid w:val="005B520E"/>
    <w:rsid w:val="005C6735"/>
    <w:rsid w:val="005D193A"/>
    <w:rsid w:val="005D242A"/>
    <w:rsid w:val="005D26C0"/>
    <w:rsid w:val="005D293F"/>
    <w:rsid w:val="005D5121"/>
    <w:rsid w:val="005D7EA2"/>
    <w:rsid w:val="005E2800"/>
    <w:rsid w:val="005F24DF"/>
    <w:rsid w:val="005F7FE1"/>
    <w:rsid w:val="006013EC"/>
    <w:rsid w:val="00603241"/>
    <w:rsid w:val="006055B5"/>
    <w:rsid w:val="00605825"/>
    <w:rsid w:val="00605BEA"/>
    <w:rsid w:val="00606730"/>
    <w:rsid w:val="0060681D"/>
    <w:rsid w:val="00611E4B"/>
    <w:rsid w:val="006138E0"/>
    <w:rsid w:val="00620C07"/>
    <w:rsid w:val="006226A3"/>
    <w:rsid w:val="006237A6"/>
    <w:rsid w:val="0062396E"/>
    <w:rsid w:val="00630A3F"/>
    <w:rsid w:val="0063106E"/>
    <w:rsid w:val="0063180B"/>
    <w:rsid w:val="00633FD7"/>
    <w:rsid w:val="00634D86"/>
    <w:rsid w:val="00645D22"/>
    <w:rsid w:val="00651A08"/>
    <w:rsid w:val="00654204"/>
    <w:rsid w:val="00656227"/>
    <w:rsid w:val="00664020"/>
    <w:rsid w:val="006662E7"/>
    <w:rsid w:val="006664A1"/>
    <w:rsid w:val="00670434"/>
    <w:rsid w:val="00676E54"/>
    <w:rsid w:val="00680F8F"/>
    <w:rsid w:val="0068313B"/>
    <w:rsid w:val="00684D4A"/>
    <w:rsid w:val="0068527B"/>
    <w:rsid w:val="0069662C"/>
    <w:rsid w:val="006A2DA0"/>
    <w:rsid w:val="006B1835"/>
    <w:rsid w:val="006B2929"/>
    <w:rsid w:val="006B2C8E"/>
    <w:rsid w:val="006B46B0"/>
    <w:rsid w:val="006B5711"/>
    <w:rsid w:val="006B6B66"/>
    <w:rsid w:val="006B721E"/>
    <w:rsid w:val="006C1DE1"/>
    <w:rsid w:val="006C1E6F"/>
    <w:rsid w:val="006C77E4"/>
    <w:rsid w:val="006D0468"/>
    <w:rsid w:val="006D2281"/>
    <w:rsid w:val="006D3CD5"/>
    <w:rsid w:val="006D7297"/>
    <w:rsid w:val="006E47E8"/>
    <w:rsid w:val="006F2BED"/>
    <w:rsid w:val="006F6882"/>
    <w:rsid w:val="006F6D3D"/>
    <w:rsid w:val="0070015B"/>
    <w:rsid w:val="00706886"/>
    <w:rsid w:val="00710ACF"/>
    <w:rsid w:val="00711A2C"/>
    <w:rsid w:val="007142F8"/>
    <w:rsid w:val="00715BEA"/>
    <w:rsid w:val="007169E9"/>
    <w:rsid w:val="007170C8"/>
    <w:rsid w:val="00720660"/>
    <w:rsid w:val="00723A79"/>
    <w:rsid w:val="00723AAD"/>
    <w:rsid w:val="007244E6"/>
    <w:rsid w:val="00730A5D"/>
    <w:rsid w:val="00731A3C"/>
    <w:rsid w:val="00736B91"/>
    <w:rsid w:val="00740EEA"/>
    <w:rsid w:val="007441BA"/>
    <w:rsid w:val="00747D48"/>
    <w:rsid w:val="00750E11"/>
    <w:rsid w:val="0075249B"/>
    <w:rsid w:val="007563A9"/>
    <w:rsid w:val="00764076"/>
    <w:rsid w:val="0077012F"/>
    <w:rsid w:val="00794804"/>
    <w:rsid w:val="007A280E"/>
    <w:rsid w:val="007A5B47"/>
    <w:rsid w:val="007A67EF"/>
    <w:rsid w:val="007A783F"/>
    <w:rsid w:val="007B33F1"/>
    <w:rsid w:val="007B6DDA"/>
    <w:rsid w:val="007C0308"/>
    <w:rsid w:val="007C0AC6"/>
    <w:rsid w:val="007C1D9F"/>
    <w:rsid w:val="007C2FF2"/>
    <w:rsid w:val="007C6004"/>
    <w:rsid w:val="007C6F08"/>
    <w:rsid w:val="007D15ED"/>
    <w:rsid w:val="007D2F2F"/>
    <w:rsid w:val="007D4B56"/>
    <w:rsid w:val="007D6232"/>
    <w:rsid w:val="007E0645"/>
    <w:rsid w:val="007E1AFF"/>
    <w:rsid w:val="007F1F99"/>
    <w:rsid w:val="007F2CAF"/>
    <w:rsid w:val="007F3608"/>
    <w:rsid w:val="007F46EA"/>
    <w:rsid w:val="007F50AA"/>
    <w:rsid w:val="007F59D5"/>
    <w:rsid w:val="007F768F"/>
    <w:rsid w:val="00802AEA"/>
    <w:rsid w:val="00805199"/>
    <w:rsid w:val="0080791D"/>
    <w:rsid w:val="00810E26"/>
    <w:rsid w:val="00812037"/>
    <w:rsid w:val="00816184"/>
    <w:rsid w:val="008228C7"/>
    <w:rsid w:val="00830BF8"/>
    <w:rsid w:val="00833C3B"/>
    <w:rsid w:val="0083502B"/>
    <w:rsid w:val="00836367"/>
    <w:rsid w:val="0085031A"/>
    <w:rsid w:val="0085395A"/>
    <w:rsid w:val="00854240"/>
    <w:rsid w:val="00860122"/>
    <w:rsid w:val="00860B9E"/>
    <w:rsid w:val="00861D8B"/>
    <w:rsid w:val="00863823"/>
    <w:rsid w:val="00867467"/>
    <w:rsid w:val="00873603"/>
    <w:rsid w:val="008736BE"/>
    <w:rsid w:val="00876DC2"/>
    <w:rsid w:val="00877884"/>
    <w:rsid w:val="00883906"/>
    <w:rsid w:val="008875D3"/>
    <w:rsid w:val="008902DB"/>
    <w:rsid w:val="0089442F"/>
    <w:rsid w:val="00896995"/>
    <w:rsid w:val="00897A75"/>
    <w:rsid w:val="008A2C7D"/>
    <w:rsid w:val="008A42BC"/>
    <w:rsid w:val="008A5B5C"/>
    <w:rsid w:val="008A5DE1"/>
    <w:rsid w:val="008B6524"/>
    <w:rsid w:val="008B7EC9"/>
    <w:rsid w:val="008C0A12"/>
    <w:rsid w:val="008C1BDB"/>
    <w:rsid w:val="008C2B0D"/>
    <w:rsid w:val="008C3C24"/>
    <w:rsid w:val="008C4B23"/>
    <w:rsid w:val="008C4D84"/>
    <w:rsid w:val="008C7687"/>
    <w:rsid w:val="008D0C28"/>
    <w:rsid w:val="008D1CB1"/>
    <w:rsid w:val="008D20F5"/>
    <w:rsid w:val="008D5B36"/>
    <w:rsid w:val="008D632B"/>
    <w:rsid w:val="008E0B4C"/>
    <w:rsid w:val="008E0EFB"/>
    <w:rsid w:val="008E348C"/>
    <w:rsid w:val="008E6A26"/>
    <w:rsid w:val="008E7D37"/>
    <w:rsid w:val="008F1313"/>
    <w:rsid w:val="008F1EDE"/>
    <w:rsid w:val="008F1FC6"/>
    <w:rsid w:val="008F67E2"/>
    <w:rsid w:val="008F6E2C"/>
    <w:rsid w:val="008F757E"/>
    <w:rsid w:val="0090068A"/>
    <w:rsid w:val="00904DB2"/>
    <w:rsid w:val="00913CDE"/>
    <w:rsid w:val="00916C70"/>
    <w:rsid w:val="00920A41"/>
    <w:rsid w:val="009303D9"/>
    <w:rsid w:val="00930F35"/>
    <w:rsid w:val="00933C64"/>
    <w:rsid w:val="00934924"/>
    <w:rsid w:val="00953F4A"/>
    <w:rsid w:val="00956325"/>
    <w:rsid w:val="00965867"/>
    <w:rsid w:val="009674FC"/>
    <w:rsid w:val="00970D63"/>
    <w:rsid w:val="00971261"/>
    <w:rsid w:val="00971A5C"/>
    <w:rsid w:val="00972203"/>
    <w:rsid w:val="00975FA2"/>
    <w:rsid w:val="00984B08"/>
    <w:rsid w:val="00994367"/>
    <w:rsid w:val="00994E6D"/>
    <w:rsid w:val="009A2CAC"/>
    <w:rsid w:val="009A3DE1"/>
    <w:rsid w:val="009B0F78"/>
    <w:rsid w:val="009B5689"/>
    <w:rsid w:val="009C0FBD"/>
    <w:rsid w:val="009C259A"/>
    <w:rsid w:val="009D35D8"/>
    <w:rsid w:val="009E5CF0"/>
    <w:rsid w:val="009F1D79"/>
    <w:rsid w:val="009F4903"/>
    <w:rsid w:val="00A01CE1"/>
    <w:rsid w:val="00A029E6"/>
    <w:rsid w:val="00A059B3"/>
    <w:rsid w:val="00A1217F"/>
    <w:rsid w:val="00A134AE"/>
    <w:rsid w:val="00A22AFA"/>
    <w:rsid w:val="00A27969"/>
    <w:rsid w:val="00A314F9"/>
    <w:rsid w:val="00A3344F"/>
    <w:rsid w:val="00A428E6"/>
    <w:rsid w:val="00A43FC2"/>
    <w:rsid w:val="00A44E4B"/>
    <w:rsid w:val="00A46460"/>
    <w:rsid w:val="00A562B7"/>
    <w:rsid w:val="00A57121"/>
    <w:rsid w:val="00A6163A"/>
    <w:rsid w:val="00A622CC"/>
    <w:rsid w:val="00A71BD4"/>
    <w:rsid w:val="00A72604"/>
    <w:rsid w:val="00A75C27"/>
    <w:rsid w:val="00A76369"/>
    <w:rsid w:val="00A80A19"/>
    <w:rsid w:val="00A825D5"/>
    <w:rsid w:val="00A853DC"/>
    <w:rsid w:val="00A8584D"/>
    <w:rsid w:val="00A90129"/>
    <w:rsid w:val="00A908AA"/>
    <w:rsid w:val="00A94268"/>
    <w:rsid w:val="00A9640C"/>
    <w:rsid w:val="00AA2387"/>
    <w:rsid w:val="00AA4FEF"/>
    <w:rsid w:val="00AB0B7F"/>
    <w:rsid w:val="00AB6F4E"/>
    <w:rsid w:val="00AB75E1"/>
    <w:rsid w:val="00AC0052"/>
    <w:rsid w:val="00AC216F"/>
    <w:rsid w:val="00AD10FA"/>
    <w:rsid w:val="00AD42C4"/>
    <w:rsid w:val="00AD72E7"/>
    <w:rsid w:val="00AE231C"/>
    <w:rsid w:val="00AE2EE7"/>
    <w:rsid w:val="00AE3409"/>
    <w:rsid w:val="00AE41F7"/>
    <w:rsid w:val="00B01462"/>
    <w:rsid w:val="00B054A0"/>
    <w:rsid w:val="00B11A60"/>
    <w:rsid w:val="00B1333D"/>
    <w:rsid w:val="00B14565"/>
    <w:rsid w:val="00B16C3A"/>
    <w:rsid w:val="00B16DEC"/>
    <w:rsid w:val="00B22613"/>
    <w:rsid w:val="00B229DD"/>
    <w:rsid w:val="00B264C9"/>
    <w:rsid w:val="00B265AD"/>
    <w:rsid w:val="00B31FD5"/>
    <w:rsid w:val="00B328C7"/>
    <w:rsid w:val="00B32E83"/>
    <w:rsid w:val="00B4212C"/>
    <w:rsid w:val="00B44A76"/>
    <w:rsid w:val="00B517AE"/>
    <w:rsid w:val="00B5593A"/>
    <w:rsid w:val="00B667E1"/>
    <w:rsid w:val="00B66F5D"/>
    <w:rsid w:val="00B71A62"/>
    <w:rsid w:val="00B7240D"/>
    <w:rsid w:val="00B74411"/>
    <w:rsid w:val="00B7548C"/>
    <w:rsid w:val="00B768D1"/>
    <w:rsid w:val="00B80D43"/>
    <w:rsid w:val="00B83D18"/>
    <w:rsid w:val="00B90631"/>
    <w:rsid w:val="00BA1025"/>
    <w:rsid w:val="00BA5212"/>
    <w:rsid w:val="00BA7FE0"/>
    <w:rsid w:val="00BB21B3"/>
    <w:rsid w:val="00BB2DBA"/>
    <w:rsid w:val="00BC3420"/>
    <w:rsid w:val="00BC4471"/>
    <w:rsid w:val="00BC6171"/>
    <w:rsid w:val="00BD5962"/>
    <w:rsid w:val="00BD670B"/>
    <w:rsid w:val="00BE400A"/>
    <w:rsid w:val="00BE570C"/>
    <w:rsid w:val="00BE78DB"/>
    <w:rsid w:val="00BE7D3C"/>
    <w:rsid w:val="00BF5FF6"/>
    <w:rsid w:val="00BF7ADA"/>
    <w:rsid w:val="00C0207F"/>
    <w:rsid w:val="00C054E0"/>
    <w:rsid w:val="00C05D7B"/>
    <w:rsid w:val="00C11BD5"/>
    <w:rsid w:val="00C1534E"/>
    <w:rsid w:val="00C16117"/>
    <w:rsid w:val="00C2206C"/>
    <w:rsid w:val="00C224D2"/>
    <w:rsid w:val="00C2596C"/>
    <w:rsid w:val="00C3075A"/>
    <w:rsid w:val="00C366A0"/>
    <w:rsid w:val="00C37ACC"/>
    <w:rsid w:val="00C40ECF"/>
    <w:rsid w:val="00C43124"/>
    <w:rsid w:val="00C506D0"/>
    <w:rsid w:val="00C5099F"/>
    <w:rsid w:val="00C53FC0"/>
    <w:rsid w:val="00C5507E"/>
    <w:rsid w:val="00C618A3"/>
    <w:rsid w:val="00C64669"/>
    <w:rsid w:val="00C65CC8"/>
    <w:rsid w:val="00C742CA"/>
    <w:rsid w:val="00C8040C"/>
    <w:rsid w:val="00C81732"/>
    <w:rsid w:val="00C84DA0"/>
    <w:rsid w:val="00C87DAF"/>
    <w:rsid w:val="00C919A4"/>
    <w:rsid w:val="00C92787"/>
    <w:rsid w:val="00C929B4"/>
    <w:rsid w:val="00C9365F"/>
    <w:rsid w:val="00CA0477"/>
    <w:rsid w:val="00CA26BF"/>
    <w:rsid w:val="00CA4392"/>
    <w:rsid w:val="00CA5E0B"/>
    <w:rsid w:val="00CB10C3"/>
    <w:rsid w:val="00CB1BF9"/>
    <w:rsid w:val="00CB25F1"/>
    <w:rsid w:val="00CC1990"/>
    <w:rsid w:val="00CC2163"/>
    <w:rsid w:val="00CC393F"/>
    <w:rsid w:val="00CC567D"/>
    <w:rsid w:val="00CC6879"/>
    <w:rsid w:val="00CD4449"/>
    <w:rsid w:val="00CD5055"/>
    <w:rsid w:val="00CD74A8"/>
    <w:rsid w:val="00CE197C"/>
    <w:rsid w:val="00CE5C73"/>
    <w:rsid w:val="00CE7477"/>
    <w:rsid w:val="00CF1348"/>
    <w:rsid w:val="00CF151E"/>
    <w:rsid w:val="00D04C8C"/>
    <w:rsid w:val="00D06B70"/>
    <w:rsid w:val="00D114A2"/>
    <w:rsid w:val="00D11B3D"/>
    <w:rsid w:val="00D20369"/>
    <w:rsid w:val="00D207E1"/>
    <w:rsid w:val="00D2176E"/>
    <w:rsid w:val="00D2192B"/>
    <w:rsid w:val="00D35BB0"/>
    <w:rsid w:val="00D45D6A"/>
    <w:rsid w:val="00D513E0"/>
    <w:rsid w:val="00D57B3B"/>
    <w:rsid w:val="00D625FC"/>
    <w:rsid w:val="00D6287F"/>
    <w:rsid w:val="00D632BE"/>
    <w:rsid w:val="00D65A84"/>
    <w:rsid w:val="00D72D06"/>
    <w:rsid w:val="00D73E2C"/>
    <w:rsid w:val="00D750CE"/>
    <w:rsid w:val="00D7522C"/>
    <w:rsid w:val="00D7536F"/>
    <w:rsid w:val="00D76668"/>
    <w:rsid w:val="00D76884"/>
    <w:rsid w:val="00D80141"/>
    <w:rsid w:val="00D80961"/>
    <w:rsid w:val="00D85083"/>
    <w:rsid w:val="00D90F96"/>
    <w:rsid w:val="00D91F4B"/>
    <w:rsid w:val="00D95397"/>
    <w:rsid w:val="00D95839"/>
    <w:rsid w:val="00D95A10"/>
    <w:rsid w:val="00DA7105"/>
    <w:rsid w:val="00DC035C"/>
    <w:rsid w:val="00DC2C64"/>
    <w:rsid w:val="00DC3CA1"/>
    <w:rsid w:val="00DD39D6"/>
    <w:rsid w:val="00DD4068"/>
    <w:rsid w:val="00DD71C3"/>
    <w:rsid w:val="00DE02F9"/>
    <w:rsid w:val="00DF45D3"/>
    <w:rsid w:val="00DF7DA1"/>
    <w:rsid w:val="00E02283"/>
    <w:rsid w:val="00E07383"/>
    <w:rsid w:val="00E0787A"/>
    <w:rsid w:val="00E07A96"/>
    <w:rsid w:val="00E165BC"/>
    <w:rsid w:val="00E174ED"/>
    <w:rsid w:val="00E204AA"/>
    <w:rsid w:val="00E22C6E"/>
    <w:rsid w:val="00E35448"/>
    <w:rsid w:val="00E365EF"/>
    <w:rsid w:val="00E37B6F"/>
    <w:rsid w:val="00E43E04"/>
    <w:rsid w:val="00E47964"/>
    <w:rsid w:val="00E50BB5"/>
    <w:rsid w:val="00E54242"/>
    <w:rsid w:val="00E55AF7"/>
    <w:rsid w:val="00E61E12"/>
    <w:rsid w:val="00E62F24"/>
    <w:rsid w:val="00E65795"/>
    <w:rsid w:val="00E66311"/>
    <w:rsid w:val="00E70164"/>
    <w:rsid w:val="00E7596C"/>
    <w:rsid w:val="00E80210"/>
    <w:rsid w:val="00E85160"/>
    <w:rsid w:val="00E856D6"/>
    <w:rsid w:val="00E86C3F"/>
    <w:rsid w:val="00E878F2"/>
    <w:rsid w:val="00E9089E"/>
    <w:rsid w:val="00E96EB4"/>
    <w:rsid w:val="00EA3A4C"/>
    <w:rsid w:val="00EB2632"/>
    <w:rsid w:val="00EB46F4"/>
    <w:rsid w:val="00EB5191"/>
    <w:rsid w:val="00EC0A07"/>
    <w:rsid w:val="00ED0149"/>
    <w:rsid w:val="00ED4130"/>
    <w:rsid w:val="00ED5C7D"/>
    <w:rsid w:val="00ED6C35"/>
    <w:rsid w:val="00EE779F"/>
    <w:rsid w:val="00EF11AD"/>
    <w:rsid w:val="00EF648D"/>
    <w:rsid w:val="00EF7DE3"/>
    <w:rsid w:val="00F00AEA"/>
    <w:rsid w:val="00F01A87"/>
    <w:rsid w:val="00F03103"/>
    <w:rsid w:val="00F054EB"/>
    <w:rsid w:val="00F126D6"/>
    <w:rsid w:val="00F1306B"/>
    <w:rsid w:val="00F271DE"/>
    <w:rsid w:val="00F30DEA"/>
    <w:rsid w:val="00F31853"/>
    <w:rsid w:val="00F3774B"/>
    <w:rsid w:val="00F44186"/>
    <w:rsid w:val="00F45629"/>
    <w:rsid w:val="00F466E3"/>
    <w:rsid w:val="00F510BF"/>
    <w:rsid w:val="00F56F1B"/>
    <w:rsid w:val="00F627DA"/>
    <w:rsid w:val="00F70C50"/>
    <w:rsid w:val="00F72615"/>
    <w:rsid w:val="00F7288F"/>
    <w:rsid w:val="00F7521E"/>
    <w:rsid w:val="00F82322"/>
    <w:rsid w:val="00F847A6"/>
    <w:rsid w:val="00F85DA3"/>
    <w:rsid w:val="00F93CEB"/>
    <w:rsid w:val="00F9441B"/>
    <w:rsid w:val="00F9686C"/>
    <w:rsid w:val="00FA4C32"/>
    <w:rsid w:val="00FA733A"/>
    <w:rsid w:val="00FB0D64"/>
    <w:rsid w:val="00FB52C3"/>
    <w:rsid w:val="00FD3CE3"/>
    <w:rsid w:val="00FD6928"/>
    <w:rsid w:val="00FE1EA0"/>
    <w:rsid w:val="00FE2839"/>
    <w:rsid w:val="00FE3EC3"/>
    <w:rsid w:val="00FE7114"/>
    <w:rsid w:val="00FE7DB2"/>
    <w:rsid w:val="00FF31EB"/>
    <w:rsid w:val="00FF44E7"/>
    <w:rsid w:val="00FF4920"/>
    <w:rsid w:val="00FF6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 w:type="paragraph" w:styleId="Revision">
    <w:name w:val="Revision"/>
    <w:hidden/>
    <w:uiPriority w:val="99"/>
    <w:semiHidden/>
    <w:rsid w:val="007A67EF"/>
  </w:style>
  <w:style w:type="character" w:styleId="CommentReference">
    <w:name w:val="annotation reference"/>
    <w:basedOn w:val="DefaultParagraphFont"/>
    <w:rsid w:val="00126DA1"/>
    <w:rPr>
      <w:sz w:val="16"/>
      <w:szCs w:val="16"/>
    </w:rPr>
  </w:style>
  <w:style w:type="paragraph" w:styleId="CommentText">
    <w:name w:val="annotation text"/>
    <w:basedOn w:val="Normal"/>
    <w:link w:val="CommentTextChar"/>
    <w:rsid w:val="00126DA1"/>
  </w:style>
  <w:style w:type="character" w:customStyle="1" w:styleId="CommentTextChar">
    <w:name w:val="Comment Text Char"/>
    <w:basedOn w:val="DefaultParagraphFont"/>
    <w:link w:val="CommentText"/>
    <w:rsid w:val="00126DA1"/>
  </w:style>
  <w:style w:type="paragraph" w:styleId="CommentSubject">
    <w:name w:val="annotation subject"/>
    <w:basedOn w:val="CommentText"/>
    <w:next w:val="CommentText"/>
    <w:link w:val="CommentSubjectChar"/>
    <w:semiHidden/>
    <w:unhideWhenUsed/>
    <w:rsid w:val="00126DA1"/>
    <w:rPr>
      <w:b/>
      <w:bCs/>
    </w:rPr>
  </w:style>
  <w:style w:type="character" w:customStyle="1" w:styleId="CommentSubjectChar">
    <w:name w:val="Comment Subject Char"/>
    <w:basedOn w:val="CommentTextChar"/>
    <w:link w:val="CommentSubject"/>
    <w:semiHidden/>
    <w:rsid w:val="00126DA1"/>
    <w:rPr>
      <w:b/>
      <w:bCs/>
    </w:rPr>
  </w:style>
  <w:style w:type="table" w:styleId="TableGrid">
    <w:name w:val="Table Grid"/>
    <w:basedOn w:val="TableNormal"/>
    <w:rsid w:val="0002222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C77E4"/>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schemas.microsoft.com/office/2018/08/relationships/commentsExtensible" Target="commentsExtensible.xml"/><Relationship Id="rId39" Type="http://purl.oclc.org/ooxml/officeDocument/relationships/image" Target="media/image24.png"/><Relationship Id="rId21" Type="http://purl.oclc.org/ooxml/officeDocument/relationships/image" Target="media/image10.png"/><Relationship Id="rId34" Type="http://purl.oclc.org/ooxml/officeDocument/relationships/image" Target="media/image19.png"/><Relationship Id="rId42" Type="http://purl.oclc.org/ooxml/officeDocument/relationships/image" Target="media/image27.png"/><Relationship Id="rId47" Type="http://purl.oclc.org/ooxml/officeDocument/relationships/hyperlink" Target="https://doi.org/10.3390/s24092789" TargetMode="Externa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4.png"/><Relationship Id="rId11" Type="http://purl.oclc.org/ooxml/officeDocument/relationships/footer" Target="footer2.xml"/><Relationship Id="rId24" Type="http://schemas.microsoft.com/office/2011/relationships/commentsExtended" Target="commentsExtended.xml"/><Relationship Id="rId32" Type="http://purl.oclc.org/ooxml/officeDocument/relationships/image" Target="media/image17.jpg"/><Relationship Id="rId37" Type="http://purl.oclc.org/ooxml/officeDocument/relationships/image" Target="media/image22.png"/><Relationship Id="rId40" Type="http://purl.oclc.org/ooxml/officeDocument/relationships/image" Target="media/image25.png"/><Relationship Id="rId45" Type="http://purl.oclc.org/ooxml/officeDocument/relationships/image" Target="media/image30.png"/><Relationship Id="rId5" Type="http://purl.oclc.org/ooxml/officeDocument/relationships/webSettings" Target="webSettings.xml"/><Relationship Id="rId15" Type="http://purl.oclc.org/ooxml/officeDocument/relationships/image" Target="media/image4.png"/><Relationship Id="rId23" Type="http://purl.oclc.org/ooxml/officeDocument/relationships/comments" Target="comments.xml"/><Relationship Id="rId28" Type="http://purl.oclc.org/ooxml/officeDocument/relationships/image" Target="media/image13.png"/><Relationship Id="rId36" Type="http://purl.oclc.org/ooxml/officeDocument/relationships/image" Target="media/image21.png"/><Relationship Id="rId49" Type="http://schemas.microsoft.com/office/2011/relationships/people" Target="people.xml"/><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16.png"/><Relationship Id="rId44" Type="http://purl.oclc.org/ooxml/officeDocument/relationships/image" Target="media/image29.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jpeg"/><Relationship Id="rId27" Type="http://purl.oclc.org/ooxml/officeDocument/relationships/image" Target="media/image12.png"/><Relationship Id="rId30" Type="http://purl.oclc.org/ooxml/officeDocument/relationships/image" Target="media/image15.jpeg"/><Relationship Id="rId35" Type="http://purl.oclc.org/ooxml/officeDocument/relationships/image" Target="media/image20.png"/><Relationship Id="rId43" Type="http://purl.oclc.org/ooxml/officeDocument/relationships/image" Target="media/image28.png"/><Relationship Id="rId48" Type="http://purl.oclc.org/ooxml/officeDocument/relationships/fontTable" Target="fontTable.xml"/><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schemas.microsoft.com/office/2016/09/relationships/commentsIds" Target="commentsIds.xml"/><Relationship Id="rId33" Type="http://purl.oclc.org/ooxml/officeDocument/relationships/image" Target="media/image18.png"/><Relationship Id="rId38" Type="http://purl.oclc.org/ooxml/officeDocument/relationships/image" Target="media/image23.png"/><Relationship Id="rId46" Type="http://purl.oclc.org/ooxml/officeDocument/relationships/hyperlink" Target="https://wiki.analog.com/_media/resources/tools-software/linux-software/doa_whitepaper.pdf" TargetMode="External"/><Relationship Id="rId20" Type="http://purl.oclc.org/ooxml/officeDocument/relationships/image" Target="media/image9.png"/><Relationship Id="rId41" Type="http://purl.oclc.org/ooxml/officeDocument/relationships/image" Target="media/image26.png"/><Relationship Id="rId1" Type="http://purl.oclc.org/ooxml/officeDocument/relationships/customXml" Target="../customXml/item1.xml"/><Relationship Id="rId6" Type="http://purl.oclc.org/ooxml/officeDocument/relationships/footnotes" Target="footnotes.xm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10</Pages>
  <Words>5577</Words>
  <Characters>32911</Characters>
  <Application>Microsoft Office Word</Application>
  <DocSecurity>0</DocSecurity>
  <Lines>32911</Lines>
  <Paragraphs>201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134</cp:revision>
  <dcterms:created xsi:type="dcterms:W3CDTF">2026-03-08T14:41:00Z</dcterms:created>
  <dcterms:modified xsi:type="dcterms:W3CDTF">2026-03-08T15:51:00Z</dcterms:modified>
</cp:coreProperties>
</file>